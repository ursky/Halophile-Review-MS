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14980" w14:textId="65EDF107" w:rsidR="0056543E" w:rsidRPr="009D0A81" w:rsidRDefault="0056543E" w:rsidP="009D0A81">
      <w:pPr>
        <w:jc w:val="center"/>
        <w:rPr>
          <w:rFonts w:ascii="Times New Roman" w:hAnsi="Times New Roman" w:cs="Times New Roman"/>
          <w:b/>
          <w:sz w:val="32"/>
          <w:szCs w:val="32"/>
        </w:rPr>
      </w:pPr>
      <w:bookmarkStart w:id="0" w:name="_GoBack"/>
      <w:bookmarkEnd w:id="0"/>
      <w:r w:rsidRPr="009D0A81">
        <w:rPr>
          <w:rFonts w:ascii="Times New Roman" w:hAnsi="Times New Roman" w:cs="Times New Roman"/>
          <w:b/>
          <w:sz w:val="32"/>
          <w:szCs w:val="32"/>
        </w:rPr>
        <w:t>Applying genome-resolved metagenomics to de-conv</w:t>
      </w:r>
      <w:r w:rsidR="004049FF" w:rsidRPr="009D0A81">
        <w:rPr>
          <w:rFonts w:ascii="Times New Roman" w:hAnsi="Times New Roman" w:cs="Times New Roman"/>
          <w:b/>
          <w:sz w:val="32"/>
          <w:szCs w:val="32"/>
        </w:rPr>
        <w:t>olute the halophilic microbiome</w:t>
      </w:r>
    </w:p>
    <w:p w14:paraId="06591FE7" w14:textId="48458E86" w:rsidR="00DB193A" w:rsidRDefault="00DB1C2C" w:rsidP="009D0A81">
      <w:pPr>
        <w:jc w:val="center"/>
        <w:rPr>
          <w:rFonts w:ascii="Times New Roman" w:hAnsi="Times New Roman" w:cs="Times New Roman"/>
        </w:rPr>
      </w:pPr>
      <w:r w:rsidRPr="00F1362D">
        <w:rPr>
          <w:rFonts w:ascii="Times New Roman" w:hAnsi="Times New Roman" w:cs="Times New Roman"/>
        </w:rPr>
        <w:t>Gherman Uritskiy, Jocelyne DiRuggiero</w:t>
      </w:r>
    </w:p>
    <w:p w14:paraId="24299BBD" w14:textId="77777777" w:rsidR="00DB193A" w:rsidRDefault="00DB193A" w:rsidP="0056543E">
      <w:pPr>
        <w:rPr>
          <w:rFonts w:ascii="Times New Roman" w:hAnsi="Times New Roman" w:cs="Times New Roman"/>
        </w:rPr>
      </w:pPr>
    </w:p>
    <w:p w14:paraId="2B1BBB01" w14:textId="61E1CE02" w:rsidR="00DB193A" w:rsidRPr="00DB193A" w:rsidRDefault="00DB193A" w:rsidP="0056543E">
      <w:pPr>
        <w:rPr>
          <w:rFonts w:ascii="Times New Roman" w:hAnsi="Times New Roman" w:cs="Times New Roman"/>
          <w:b/>
        </w:rPr>
      </w:pPr>
      <w:r w:rsidRPr="00DB193A">
        <w:rPr>
          <w:rFonts w:ascii="Times New Roman" w:hAnsi="Times New Roman" w:cs="Times New Roman"/>
          <w:b/>
        </w:rPr>
        <w:t>Abstract</w:t>
      </w:r>
    </w:p>
    <w:p w14:paraId="04A7FE0C" w14:textId="0849D21E" w:rsidR="003B3242" w:rsidRPr="00F1362D" w:rsidRDefault="00DB193A" w:rsidP="0056543E">
      <w:pPr>
        <w:rPr>
          <w:rFonts w:ascii="Times New Roman" w:hAnsi="Times New Roman" w:cs="Times New Roman"/>
        </w:rPr>
      </w:pPr>
      <w:r>
        <w:rPr>
          <w:rFonts w:ascii="Times New Roman" w:hAnsi="Times New Roman" w:cs="Times New Roman"/>
        </w:rPr>
        <w:tab/>
      </w:r>
      <w:r w:rsidR="00B21892">
        <w:rPr>
          <w:rFonts w:ascii="Times New Roman" w:hAnsi="Times New Roman" w:cs="Times New Roman"/>
        </w:rPr>
        <w:t xml:space="preserve">The study of </w:t>
      </w:r>
      <w:r w:rsidR="00CF0708">
        <w:rPr>
          <w:rFonts w:ascii="Times New Roman" w:hAnsi="Times New Roman" w:cs="Times New Roman"/>
        </w:rPr>
        <w:t xml:space="preserve">microbial life </w:t>
      </w:r>
      <w:r w:rsidR="00B21892">
        <w:rPr>
          <w:rFonts w:ascii="Times New Roman" w:hAnsi="Times New Roman" w:cs="Times New Roman"/>
        </w:rPr>
        <w:t xml:space="preserve">in their native </w:t>
      </w:r>
      <w:del w:id="1" w:author="German Uritskiy" w:date="2018-12-19T08:47:00Z">
        <w:r w:rsidR="00B21892">
          <w:rPr>
            <w:rFonts w:ascii="Times New Roman" w:hAnsi="Times New Roman" w:cs="Times New Roman"/>
          </w:rPr>
          <w:delText>microbiomes</w:delText>
        </w:r>
      </w:del>
      <w:ins w:id="2" w:author="German Uritskiy" w:date="2018-12-19T08:47:00Z">
        <w:r w:rsidR="00C403B0">
          <w:rPr>
            <w:rFonts w:ascii="Times New Roman" w:hAnsi="Times New Roman" w:cs="Times New Roman"/>
          </w:rPr>
          <w:t>communities</w:t>
        </w:r>
      </w:ins>
      <w:r w:rsidR="00B21892">
        <w:rPr>
          <w:rFonts w:ascii="Times New Roman" w:hAnsi="Times New Roman" w:cs="Times New Roman"/>
        </w:rPr>
        <w:t xml:space="preserve"> through </w:t>
      </w:r>
      <w:r w:rsidR="00CF0708">
        <w:rPr>
          <w:rFonts w:ascii="Times New Roman" w:hAnsi="Times New Roman" w:cs="Times New Roman"/>
        </w:rPr>
        <w:t xml:space="preserve">shotgun </w:t>
      </w:r>
      <w:r w:rsidR="00B21892">
        <w:rPr>
          <w:rFonts w:ascii="Times New Roman" w:hAnsi="Times New Roman" w:cs="Times New Roman"/>
        </w:rPr>
        <w:t>metagenomic sequencing offers tremendous advantages over culture-dependent techniques.</w:t>
      </w:r>
      <w:r w:rsidR="00CF0708">
        <w:rPr>
          <w:rFonts w:ascii="Times New Roman" w:hAnsi="Times New Roman" w:cs="Times New Roman"/>
        </w:rPr>
        <w:t xml:space="preserve"> In the past decade, this technique has rapidly propelled our understanding of environmental, artificial, and </w:t>
      </w:r>
      <w:del w:id="3" w:author="German Uritskiy" w:date="2018-12-19T08:47:00Z">
        <w:r w:rsidR="00CF0708">
          <w:rPr>
            <w:rFonts w:ascii="Times New Roman" w:hAnsi="Times New Roman" w:cs="Times New Roman"/>
          </w:rPr>
          <w:delText>medically relevant</w:delText>
        </w:r>
      </w:del>
      <w:ins w:id="4" w:author="German Uritskiy" w:date="2018-12-19T08:47:00Z">
        <w:r w:rsidR="00642386">
          <w:rPr>
            <w:rFonts w:ascii="Times New Roman" w:hAnsi="Times New Roman" w:cs="Times New Roman"/>
          </w:rPr>
          <w:t>clinical</w:t>
        </w:r>
      </w:ins>
      <w:r w:rsidR="00CF0708">
        <w:rPr>
          <w:rFonts w:ascii="Times New Roman" w:hAnsi="Times New Roman" w:cs="Times New Roman"/>
        </w:rPr>
        <w:t xml:space="preserve"> microbial communities.</w:t>
      </w:r>
      <w:r w:rsidR="00B21892">
        <w:rPr>
          <w:rFonts w:ascii="Times New Roman" w:hAnsi="Times New Roman" w:cs="Times New Roman"/>
        </w:rPr>
        <w:t xml:space="preserve"> </w:t>
      </w:r>
      <w:r w:rsidR="00F8508D">
        <w:rPr>
          <w:rFonts w:ascii="Times New Roman" w:hAnsi="Times New Roman" w:cs="Times New Roman"/>
        </w:rPr>
        <w:t>In halophilic microbiome research</w:t>
      </w:r>
      <w:r w:rsidR="00CF0708">
        <w:rPr>
          <w:rFonts w:ascii="Times New Roman" w:hAnsi="Times New Roman" w:cs="Times New Roman"/>
        </w:rPr>
        <w:t xml:space="preserve"> however, this progress has been slowed </w:t>
      </w:r>
      <w:r w:rsidR="00F8508D">
        <w:rPr>
          <w:rFonts w:ascii="Times New Roman" w:hAnsi="Times New Roman" w:cs="Times New Roman"/>
        </w:rPr>
        <w:t xml:space="preserve">by </w:t>
      </w:r>
      <w:r w:rsidR="00CF0708">
        <w:rPr>
          <w:rFonts w:ascii="Times New Roman" w:hAnsi="Times New Roman" w:cs="Times New Roman"/>
        </w:rPr>
        <w:t xml:space="preserve">genomic characteristics </w:t>
      </w:r>
      <w:r w:rsidR="00B007E6">
        <w:rPr>
          <w:rFonts w:ascii="Times New Roman" w:hAnsi="Times New Roman" w:cs="Times New Roman"/>
        </w:rPr>
        <w:t xml:space="preserve">that make halophiles </w:t>
      </w:r>
      <w:r w:rsidR="009C46F0">
        <w:rPr>
          <w:rFonts w:ascii="Times New Roman" w:hAnsi="Times New Roman" w:cs="Times New Roman"/>
        </w:rPr>
        <w:t xml:space="preserve">difficult to </w:t>
      </w:r>
      <w:del w:id="5" w:author="German Uritskiy" w:date="2018-12-19T08:47:00Z">
        <w:r w:rsidR="00B21892">
          <w:rPr>
            <w:rFonts w:ascii="Times New Roman" w:hAnsi="Times New Roman" w:cs="Times New Roman"/>
          </w:rPr>
          <w:delText>de-convolute</w:delText>
        </w:r>
      </w:del>
      <w:ins w:id="6" w:author="German Uritskiy" w:date="2018-12-19T08:47:00Z">
        <w:r w:rsidR="009C46F0">
          <w:rPr>
            <w:rFonts w:ascii="Times New Roman" w:hAnsi="Times New Roman" w:cs="Times New Roman"/>
          </w:rPr>
          <w:t>distinguish</w:t>
        </w:r>
      </w:ins>
      <w:r w:rsidR="00B21892">
        <w:rPr>
          <w:rFonts w:ascii="Times New Roman" w:hAnsi="Times New Roman" w:cs="Times New Roman"/>
        </w:rPr>
        <w:t xml:space="preserve"> </w:t>
      </w:r>
      <w:r w:rsidR="00CF0708">
        <w:rPr>
          <w:rFonts w:ascii="Times New Roman" w:hAnsi="Times New Roman" w:cs="Times New Roman"/>
        </w:rPr>
        <w:t>in a metagenomic setting</w:t>
      </w:r>
      <w:r w:rsidR="00F12C86" w:rsidRPr="00F1362D">
        <w:rPr>
          <w:rFonts w:ascii="Times New Roman" w:hAnsi="Times New Roman" w:cs="Times New Roman"/>
        </w:rPr>
        <w:t xml:space="preserve">. Many key steps in </w:t>
      </w:r>
      <w:r w:rsidR="00CF0708">
        <w:rPr>
          <w:rFonts w:ascii="Times New Roman" w:hAnsi="Times New Roman" w:cs="Times New Roman"/>
        </w:rPr>
        <w:t xml:space="preserve">shotgun metagenomic </w:t>
      </w:r>
      <w:r w:rsidR="00F12C86" w:rsidRPr="00F1362D">
        <w:rPr>
          <w:rFonts w:ascii="Times New Roman" w:hAnsi="Times New Roman" w:cs="Times New Roman"/>
        </w:rPr>
        <w:t xml:space="preserve">data analysis, including </w:t>
      </w:r>
      <w:r w:rsidR="007864F2" w:rsidRPr="00F1362D">
        <w:rPr>
          <w:rFonts w:ascii="Times New Roman" w:hAnsi="Times New Roman" w:cs="Times New Roman"/>
        </w:rPr>
        <w:t>assembly and</w:t>
      </w:r>
      <w:r w:rsidR="00A04615">
        <w:rPr>
          <w:rFonts w:ascii="Times New Roman" w:hAnsi="Times New Roman" w:cs="Times New Roman"/>
        </w:rPr>
        <w:t xml:space="preserve"> putative</w:t>
      </w:r>
      <w:r w:rsidR="00CF0708">
        <w:rPr>
          <w:rFonts w:ascii="Times New Roman" w:hAnsi="Times New Roman" w:cs="Times New Roman"/>
        </w:rPr>
        <w:t xml:space="preserve"> genomes</w:t>
      </w:r>
      <w:r w:rsidR="00A04615">
        <w:rPr>
          <w:rFonts w:ascii="Times New Roman" w:hAnsi="Times New Roman" w:cs="Times New Roman"/>
        </w:rPr>
        <w:t xml:space="preserve"> recovery,</w:t>
      </w:r>
      <w:r w:rsidR="00F12C86" w:rsidRPr="00F1362D">
        <w:rPr>
          <w:rFonts w:ascii="Times New Roman" w:hAnsi="Times New Roman" w:cs="Times New Roman"/>
        </w:rPr>
        <w:t xml:space="preserve"> are much more difficult in communities with a high GC content and complex strain heterogeneity</w:t>
      </w:r>
      <w:r w:rsidR="00CF0708">
        <w:rPr>
          <w:rFonts w:ascii="Times New Roman" w:hAnsi="Times New Roman" w:cs="Times New Roman"/>
        </w:rPr>
        <w:t>, as seen in high-salt environments</w:t>
      </w:r>
      <w:r w:rsidR="007864F2" w:rsidRPr="00F1362D">
        <w:rPr>
          <w:rFonts w:ascii="Times New Roman" w:hAnsi="Times New Roman" w:cs="Times New Roman"/>
        </w:rPr>
        <w:t>.</w:t>
      </w:r>
      <w:r w:rsidR="00F12C86" w:rsidRPr="00F1362D">
        <w:rPr>
          <w:rFonts w:ascii="Times New Roman" w:hAnsi="Times New Roman" w:cs="Times New Roman"/>
        </w:rPr>
        <w:t xml:space="preserve"> </w:t>
      </w:r>
      <w:r w:rsidR="00CF0708">
        <w:rPr>
          <w:rFonts w:ascii="Times New Roman" w:hAnsi="Times New Roman" w:cs="Times New Roman"/>
        </w:rPr>
        <w:t xml:space="preserve">This caused halophiles to be underrepresented in public sequence databases, which in turn </w:t>
      </w:r>
      <w:r w:rsidR="00A04615">
        <w:rPr>
          <w:rFonts w:ascii="Times New Roman" w:hAnsi="Times New Roman" w:cs="Times New Roman"/>
        </w:rPr>
        <w:t xml:space="preserve">further </w:t>
      </w:r>
      <w:r w:rsidR="00CF0708">
        <w:rPr>
          <w:rFonts w:ascii="Times New Roman" w:hAnsi="Times New Roman" w:cs="Times New Roman"/>
        </w:rPr>
        <w:t xml:space="preserve">stalled </w:t>
      </w:r>
      <w:r w:rsidR="00F8508D">
        <w:rPr>
          <w:rFonts w:ascii="Times New Roman" w:hAnsi="Times New Roman" w:cs="Times New Roman"/>
        </w:rPr>
        <w:t>the field</w:t>
      </w:r>
      <w:r w:rsidR="00CF0708">
        <w:rPr>
          <w:rFonts w:ascii="Times New Roman" w:hAnsi="Times New Roman" w:cs="Times New Roman"/>
        </w:rPr>
        <w:t xml:space="preserve">. </w:t>
      </w:r>
      <w:r w:rsidR="00C9166C" w:rsidRPr="00F1362D">
        <w:rPr>
          <w:rFonts w:ascii="Times New Roman" w:hAnsi="Times New Roman" w:cs="Times New Roman"/>
        </w:rPr>
        <w:t xml:space="preserve">However, </w:t>
      </w:r>
      <w:r w:rsidR="00F8508D">
        <w:rPr>
          <w:rFonts w:ascii="Times New Roman" w:hAnsi="Times New Roman" w:cs="Times New Roman"/>
        </w:rPr>
        <w:t xml:space="preserve">as </w:t>
      </w:r>
      <w:r w:rsidR="00CF0708">
        <w:rPr>
          <w:rFonts w:ascii="Times New Roman" w:hAnsi="Times New Roman" w:cs="Times New Roman"/>
        </w:rPr>
        <w:t xml:space="preserve">metagenomic bioinformatics </w:t>
      </w:r>
      <w:r w:rsidR="00C9166C" w:rsidRPr="00F1362D">
        <w:rPr>
          <w:rFonts w:ascii="Times New Roman" w:hAnsi="Times New Roman" w:cs="Times New Roman"/>
        </w:rPr>
        <w:t>a</w:t>
      </w:r>
      <w:r w:rsidR="00ED234C" w:rsidRPr="00F1362D">
        <w:rPr>
          <w:rFonts w:ascii="Times New Roman" w:hAnsi="Times New Roman" w:cs="Times New Roman"/>
        </w:rPr>
        <w:t xml:space="preserve">lgorithms and pipelines </w:t>
      </w:r>
      <w:r w:rsidR="00A04615">
        <w:rPr>
          <w:rFonts w:ascii="Times New Roman" w:hAnsi="Times New Roman" w:cs="Times New Roman"/>
        </w:rPr>
        <w:t xml:space="preserve">rapidly </w:t>
      </w:r>
      <w:r w:rsidR="00D97A46" w:rsidRPr="00F1362D">
        <w:rPr>
          <w:rFonts w:ascii="Times New Roman" w:hAnsi="Times New Roman" w:cs="Times New Roman"/>
        </w:rPr>
        <w:t>impr</w:t>
      </w:r>
      <w:r w:rsidR="004465BD">
        <w:rPr>
          <w:rFonts w:ascii="Times New Roman" w:hAnsi="Times New Roman" w:cs="Times New Roman"/>
        </w:rPr>
        <w:t>oved</w:t>
      </w:r>
      <w:r w:rsidR="00F8508D">
        <w:rPr>
          <w:rFonts w:ascii="Times New Roman" w:hAnsi="Times New Roman" w:cs="Times New Roman"/>
        </w:rPr>
        <w:t xml:space="preserve">, </w:t>
      </w:r>
      <w:r w:rsidR="004465BD">
        <w:rPr>
          <w:rFonts w:ascii="Times New Roman" w:hAnsi="Times New Roman" w:cs="Times New Roman"/>
        </w:rPr>
        <w:t xml:space="preserve">reliable </w:t>
      </w:r>
      <w:r w:rsidR="00ED234C" w:rsidRPr="00F1362D">
        <w:rPr>
          <w:rFonts w:ascii="Times New Roman" w:hAnsi="Times New Roman" w:cs="Times New Roman"/>
        </w:rPr>
        <w:t>de</w:t>
      </w:r>
      <w:r w:rsidR="004465BD">
        <w:rPr>
          <w:rFonts w:ascii="Times New Roman" w:hAnsi="Times New Roman" w:cs="Times New Roman"/>
        </w:rPr>
        <w:t xml:space="preserve">-convolution </w:t>
      </w:r>
      <w:r w:rsidR="00ED234C" w:rsidRPr="00F1362D">
        <w:rPr>
          <w:rFonts w:ascii="Times New Roman" w:hAnsi="Times New Roman" w:cs="Times New Roman"/>
        </w:rPr>
        <w:t>of even the most complex communities</w:t>
      </w:r>
      <w:r w:rsidR="00F8508D">
        <w:rPr>
          <w:rFonts w:ascii="Times New Roman" w:hAnsi="Times New Roman" w:cs="Times New Roman"/>
        </w:rPr>
        <w:t xml:space="preserve"> has become possible</w:t>
      </w:r>
      <w:del w:id="7" w:author="German Uritskiy" w:date="2018-12-19T08:47:00Z">
        <w:r w:rsidR="00ED234C" w:rsidRPr="00F1362D">
          <w:rPr>
            <w:rFonts w:ascii="Times New Roman" w:hAnsi="Times New Roman" w:cs="Times New Roman"/>
          </w:rPr>
          <w:delText xml:space="preserve">, </w:delText>
        </w:r>
        <w:r w:rsidR="00F8508D">
          <w:rPr>
            <w:rFonts w:ascii="Times New Roman" w:hAnsi="Times New Roman" w:cs="Times New Roman"/>
          </w:rPr>
          <w:delText>giving the halophile</w:delText>
        </w:r>
        <w:r w:rsidR="00CF0708">
          <w:rPr>
            <w:rFonts w:ascii="Times New Roman" w:hAnsi="Times New Roman" w:cs="Times New Roman"/>
          </w:rPr>
          <w:delText xml:space="preserve"> </w:delText>
        </w:r>
        <w:r w:rsidR="00F8508D">
          <w:rPr>
            <w:rFonts w:ascii="Times New Roman" w:hAnsi="Times New Roman" w:cs="Times New Roman"/>
          </w:rPr>
          <w:delText xml:space="preserve">metagenomics </w:delText>
        </w:r>
        <w:r w:rsidR="00CF0708">
          <w:rPr>
            <w:rFonts w:ascii="Times New Roman" w:hAnsi="Times New Roman" w:cs="Times New Roman"/>
          </w:rPr>
          <w:delText>an opportunity to cat</w:delText>
        </w:r>
        <w:r>
          <w:rPr>
            <w:rFonts w:ascii="Times New Roman" w:hAnsi="Times New Roman" w:cs="Times New Roman"/>
          </w:rPr>
          <w:delText>ch up.</w:delText>
        </w:r>
      </w:del>
      <w:ins w:id="8" w:author="German Uritskiy" w:date="2018-12-19T08:47:00Z">
        <w:r>
          <w:rPr>
            <w:rFonts w:ascii="Times New Roman" w:hAnsi="Times New Roman" w:cs="Times New Roman"/>
          </w:rPr>
          <w:t>.</w:t>
        </w:r>
      </w:ins>
      <w:r>
        <w:rPr>
          <w:rFonts w:ascii="Times New Roman" w:hAnsi="Times New Roman" w:cs="Times New Roman"/>
        </w:rPr>
        <w:t xml:space="preserve"> Functional potential reconstruction,</w:t>
      </w:r>
      <w:r w:rsidR="0056543E" w:rsidRPr="00F1362D">
        <w:rPr>
          <w:rFonts w:ascii="Times New Roman" w:hAnsi="Times New Roman" w:cs="Times New Roman"/>
        </w:rPr>
        <w:t xml:space="preserve"> virus-host interactions, </w:t>
      </w:r>
      <w:r>
        <w:rPr>
          <w:rFonts w:ascii="Times New Roman" w:hAnsi="Times New Roman" w:cs="Times New Roman"/>
        </w:rPr>
        <w:t xml:space="preserve">pathway selection, strain </w:t>
      </w:r>
      <w:r w:rsidR="0056543E" w:rsidRPr="00F1362D">
        <w:rPr>
          <w:rFonts w:ascii="Times New Roman" w:hAnsi="Times New Roman" w:cs="Times New Roman"/>
        </w:rPr>
        <w:t>dispersal</w:t>
      </w:r>
      <w:r w:rsidR="00D97A46" w:rsidRPr="00F1362D">
        <w:rPr>
          <w:rFonts w:ascii="Times New Roman" w:hAnsi="Times New Roman" w:cs="Times New Roman"/>
        </w:rPr>
        <w:t>, and novel genome discovery</w:t>
      </w:r>
      <w:r w:rsidR="00ED234C" w:rsidRPr="00F1362D">
        <w:rPr>
          <w:rFonts w:ascii="Times New Roman" w:hAnsi="Times New Roman" w:cs="Times New Roman"/>
        </w:rPr>
        <w:t xml:space="preserve"> are only some of the possible </w:t>
      </w:r>
      <w:r w:rsidR="00F8508D">
        <w:rPr>
          <w:rFonts w:ascii="Times New Roman" w:hAnsi="Times New Roman" w:cs="Times New Roman"/>
        </w:rPr>
        <w:t xml:space="preserve">analytical angles enabled by </w:t>
      </w:r>
      <w:r>
        <w:rPr>
          <w:rFonts w:ascii="Times New Roman" w:hAnsi="Times New Roman" w:cs="Times New Roman"/>
        </w:rPr>
        <w:t>shotgun metagenomics</w:t>
      </w:r>
      <w:r w:rsidR="00ED234C" w:rsidRPr="00F1362D">
        <w:rPr>
          <w:rFonts w:ascii="Times New Roman" w:hAnsi="Times New Roman" w:cs="Times New Roman"/>
        </w:rPr>
        <w:t xml:space="preserve"> enables</w:t>
      </w:r>
      <w:del w:id="9" w:author="German Uritskiy" w:date="2018-12-19T08:47:00Z">
        <w:r w:rsidR="0056543E" w:rsidRPr="00F1362D">
          <w:rPr>
            <w:rFonts w:ascii="Times New Roman" w:hAnsi="Times New Roman" w:cs="Times New Roman"/>
          </w:rPr>
          <w:delText>.</w:delText>
        </w:r>
      </w:del>
      <w:ins w:id="10" w:author="German Uritskiy" w:date="2018-12-19T08:47:00Z">
        <w:r w:rsidR="00642386">
          <w:rPr>
            <w:rFonts w:ascii="Times New Roman" w:hAnsi="Times New Roman" w:cs="Times New Roman"/>
          </w:rPr>
          <w:t xml:space="preserve"> for halophilic research</w:t>
        </w:r>
        <w:r w:rsidR="0056543E" w:rsidRPr="00F1362D">
          <w:rPr>
            <w:rFonts w:ascii="Times New Roman" w:hAnsi="Times New Roman" w:cs="Times New Roman"/>
          </w:rPr>
          <w:t>.</w:t>
        </w:r>
      </w:ins>
      <w:r w:rsidR="0056543E" w:rsidRPr="00F1362D">
        <w:rPr>
          <w:rFonts w:ascii="Times New Roman" w:hAnsi="Times New Roman" w:cs="Times New Roman"/>
        </w:rPr>
        <w:t xml:space="preserve"> </w:t>
      </w:r>
      <w:r w:rsidR="008261EB" w:rsidRPr="00F1362D">
        <w:rPr>
          <w:rFonts w:ascii="Times New Roman" w:hAnsi="Times New Roman" w:cs="Times New Roman"/>
        </w:rPr>
        <w:t xml:space="preserve">However, there still remain </w:t>
      </w:r>
      <w:r w:rsidR="0056543E" w:rsidRPr="00F1362D">
        <w:rPr>
          <w:rFonts w:ascii="Times New Roman" w:hAnsi="Times New Roman" w:cs="Times New Roman"/>
        </w:rPr>
        <w:t xml:space="preserve">potential pitfalls and limitations of conventional </w:t>
      </w:r>
      <w:r>
        <w:rPr>
          <w:rFonts w:ascii="Times New Roman" w:hAnsi="Times New Roman" w:cs="Times New Roman"/>
        </w:rPr>
        <w:t xml:space="preserve">metagenomic </w:t>
      </w:r>
      <w:r w:rsidR="0056543E" w:rsidRPr="00F1362D">
        <w:rPr>
          <w:rFonts w:ascii="Times New Roman" w:hAnsi="Times New Roman" w:cs="Times New Roman"/>
        </w:rPr>
        <w:t xml:space="preserve">analysis being applied to </w:t>
      </w:r>
      <w:r w:rsidR="00D97A46" w:rsidRPr="00F1362D">
        <w:rPr>
          <w:rFonts w:ascii="Times New Roman" w:hAnsi="Times New Roman" w:cs="Times New Roman"/>
        </w:rPr>
        <w:t>these complex</w:t>
      </w:r>
      <w:r w:rsidR="0056543E" w:rsidRPr="00F1362D">
        <w:rPr>
          <w:rFonts w:ascii="Times New Roman" w:hAnsi="Times New Roman" w:cs="Times New Roman"/>
        </w:rPr>
        <w:t xml:space="preserve"> communities, </w:t>
      </w:r>
      <w:r w:rsidR="005F118E" w:rsidRPr="00F1362D">
        <w:rPr>
          <w:rFonts w:ascii="Times New Roman" w:hAnsi="Times New Roman" w:cs="Times New Roman"/>
        </w:rPr>
        <w:t xml:space="preserve">which require more specialized </w:t>
      </w:r>
      <w:r w:rsidR="0056543E" w:rsidRPr="00F1362D">
        <w:rPr>
          <w:rFonts w:ascii="Times New Roman" w:hAnsi="Times New Roman" w:cs="Times New Roman"/>
        </w:rPr>
        <w:t xml:space="preserve">experimental and analytical strategies to overcome. </w:t>
      </w:r>
      <w:del w:id="11" w:author="German Uritskiy" w:date="2018-12-19T08:47:00Z">
        <w:r w:rsidR="0056543E" w:rsidRPr="00F1362D">
          <w:rPr>
            <w:rFonts w:ascii="Times New Roman" w:hAnsi="Times New Roman" w:cs="Times New Roman"/>
          </w:rPr>
          <w:delText xml:space="preserve">Finally, </w:delText>
        </w:r>
        <w:r w:rsidR="005F118E" w:rsidRPr="00F1362D">
          <w:rPr>
            <w:rFonts w:ascii="Times New Roman" w:hAnsi="Times New Roman" w:cs="Times New Roman"/>
          </w:rPr>
          <w:delText>several second- and third</w:delText>
        </w:r>
        <w:r w:rsidR="0056543E" w:rsidRPr="00F1362D">
          <w:rPr>
            <w:rFonts w:ascii="Times New Roman" w:hAnsi="Times New Roman" w:cs="Times New Roman"/>
          </w:rPr>
          <w:delText>-generation sequencing</w:delText>
        </w:r>
      </w:del>
      <w:ins w:id="12" w:author="German Uritskiy" w:date="2018-12-19T08:47:00Z">
        <w:r w:rsidR="00B06358">
          <w:rPr>
            <w:rFonts w:ascii="Times New Roman" w:hAnsi="Times New Roman" w:cs="Times New Roman"/>
          </w:rPr>
          <w:t>S</w:t>
        </w:r>
        <w:r w:rsidR="005F118E" w:rsidRPr="00F1362D">
          <w:rPr>
            <w:rFonts w:ascii="Times New Roman" w:hAnsi="Times New Roman" w:cs="Times New Roman"/>
          </w:rPr>
          <w:t>everal</w:t>
        </w:r>
      </w:ins>
      <w:r w:rsidR="005F118E" w:rsidRPr="00F1362D">
        <w:rPr>
          <w:rFonts w:ascii="Times New Roman" w:hAnsi="Times New Roman" w:cs="Times New Roman"/>
        </w:rPr>
        <w:t xml:space="preserve"> </w:t>
      </w:r>
      <w:r w:rsidR="003B3242">
        <w:rPr>
          <w:rFonts w:ascii="Times New Roman" w:hAnsi="Times New Roman" w:cs="Times New Roman"/>
        </w:rPr>
        <w:t xml:space="preserve">technologies </w:t>
      </w:r>
      <w:del w:id="13" w:author="German Uritskiy" w:date="2018-12-19T08:47:00Z">
        <w:r w:rsidR="005F118E" w:rsidRPr="00F1362D">
          <w:rPr>
            <w:rFonts w:ascii="Times New Roman" w:hAnsi="Times New Roman" w:cs="Times New Roman"/>
          </w:rPr>
          <w:delText xml:space="preserve">that </w:delText>
        </w:r>
        <w:r w:rsidR="00D97A46" w:rsidRPr="00F1362D">
          <w:rPr>
            <w:rFonts w:ascii="Times New Roman" w:hAnsi="Times New Roman" w:cs="Times New Roman"/>
          </w:rPr>
          <w:delText>are conventionally</w:delText>
        </w:r>
      </w:del>
      <w:ins w:id="14" w:author="German Uritskiy" w:date="2018-12-19T08:47:00Z">
        <w:r w:rsidR="003B3242">
          <w:rPr>
            <w:rFonts w:ascii="Times New Roman" w:hAnsi="Times New Roman" w:cs="Times New Roman"/>
          </w:rPr>
          <w:t>such as RNA sequencing</w:t>
        </w:r>
        <w:r w:rsidR="003B3242" w:rsidRPr="00F1362D">
          <w:rPr>
            <w:rFonts w:ascii="Times New Roman" w:hAnsi="Times New Roman" w:cs="Times New Roman"/>
          </w:rPr>
          <w:t>, long rea</w:t>
        </w:r>
        <w:r w:rsidR="003B3242">
          <w:rPr>
            <w:rFonts w:ascii="Times New Roman" w:hAnsi="Times New Roman" w:cs="Times New Roman"/>
          </w:rPr>
          <w:t>d technologies, and</w:t>
        </w:r>
        <w:r w:rsidR="003B3242" w:rsidRPr="00F1362D">
          <w:rPr>
            <w:rFonts w:ascii="Times New Roman" w:hAnsi="Times New Roman" w:cs="Times New Roman"/>
          </w:rPr>
          <w:t xml:space="preserve"> </w:t>
        </w:r>
        <w:r w:rsidR="003B3242">
          <w:rPr>
            <w:rFonts w:ascii="Times New Roman" w:hAnsi="Times New Roman" w:cs="Times New Roman"/>
          </w:rPr>
          <w:t>chromosome conformation assays, which</w:t>
        </w:r>
        <w:r w:rsidR="005F118E" w:rsidRPr="00F1362D">
          <w:rPr>
            <w:rFonts w:ascii="Times New Roman" w:hAnsi="Times New Roman" w:cs="Times New Roman"/>
          </w:rPr>
          <w:t xml:space="preserve"> </w:t>
        </w:r>
        <w:r w:rsidR="003B3242">
          <w:rPr>
            <w:rFonts w:ascii="Times New Roman" w:hAnsi="Times New Roman" w:cs="Times New Roman"/>
          </w:rPr>
          <w:t>were initially</w:t>
        </w:r>
      </w:ins>
      <w:r w:rsidR="003B3242">
        <w:rPr>
          <w:rFonts w:ascii="Times New Roman" w:hAnsi="Times New Roman" w:cs="Times New Roman"/>
        </w:rPr>
        <w:t xml:space="preserve"> </w:t>
      </w:r>
      <w:r w:rsidR="00D97A46" w:rsidRPr="00F1362D">
        <w:rPr>
          <w:rFonts w:ascii="Times New Roman" w:hAnsi="Times New Roman" w:cs="Times New Roman"/>
        </w:rPr>
        <w:t xml:space="preserve">not intended for </w:t>
      </w:r>
      <w:r w:rsidR="005F118E" w:rsidRPr="00F1362D">
        <w:rPr>
          <w:rFonts w:ascii="Times New Roman" w:hAnsi="Times New Roman" w:cs="Times New Roman"/>
        </w:rPr>
        <w:t>microbiomes</w:t>
      </w:r>
      <w:del w:id="15" w:author="German Uritskiy" w:date="2018-12-19T08:47:00Z">
        <w:r w:rsidR="00D97A46" w:rsidRPr="00F1362D">
          <w:rPr>
            <w:rFonts w:ascii="Times New Roman" w:hAnsi="Times New Roman" w:cs="Times New Roman"/>
          </w:rPr>
          <w:delText>,</w:delText>
        </w:r>
      </w:del>
      <w:r w:rsidR="00B06358">
        <w:rPr>
          <w:rFonts w:ascii="Times New Roman" w:hAnsi="Times New Roman" w:cs="Times New Roman"/>
        </w:rPr>
        <w:t xml:space="preserve"> </w:t>
      </w:r>
      <w:r w:rsidR="005F118E" w:rsidRPr="00F1362D">
        <w:rPr>
          <w:rFonts w:ascii="Times New Roman" w:hAnsi="Times New Roman" w:cs="Times New Roman"/>
        </w:rPr>
        <w:t xml:space="preserve">are becoming available </w:t>
      </w:r>
      <w:r w:rsidR="0056543E" w:rsidRPr="00F1362D">
        <w:rPr>
          <w:rFonts w:ascii="Times New Roman" w:hAnsi="Times New Roman" w:cs="Times New Roman"/>
        </w:rPr>
        <w:t xml:space="preserve">to </w:t>
      </w:r>
      <w:r w:rsidR="00D97A46" w:rsidRPr="00F1362D">
        <w:rPr>
          <w:rFonts w:ascii="Times New Roman" w:hAnsi="Times New Roman" w:cs="Times New Roman"/>
        </w:rPr>
        <w:t xml:space="preserve">study </w:t>
      </w:r>
      <w:del w:id="16" w:author="German Uritskiy" w:date="2018-12-19T08:47:00Z">
        <w:r w:rsidR="0056543E" w:rsidRPr="00F1362D">
          <w:rPr>
            <w:rFonts w:ascii="Times New Roman" w:hAnsi="Times New Roman" w:cs="Times New Roman"/>
          </w:rPr>
          <w:delText>halophi</w:delText>
        </w:r>
        <w:r>
          <w:rPr>
            <w:rFonts w:ascii="Times New Roman" w:hAnsi="Times New Roman" w:cs="Times New Roman"/>
          </w:rPr>
          <w:delText>lic</w:delText>
        </w:r>
      </w:del>
      <w:ins w:id="17" w:author="German Uritskiy" w:date="2018-12-19T08:47:00Z">
        <w:r w:rsidR="00012636">
          <w:rPr>
            <w:rFonts w:ascii="Times New Roman" w:hAnsi="Times New Roman" w:cs="Times New Roman"/>
          </w:rPr>
          <w:t>microbial</w:t>
        </w:r>
      </w:ins>
      <w:r w:rsidR="003B3242">
        <w:rPr>
          <w:rFonts w:ascii="Times New Roman" w:hAnsi="Times New Roman" w:cs="Times New Roman"/>
        </w:rPr>
        <w:t xml:space="preserve"> communities</w:t>
      </w:r>
      <w:r w:rsidR="0056543E" w:rsidRPr="00F1362D">
        <w:rPr>
          <w:rFonts w:ascii="Times New Roman" w:hAnsi="Times New Roman" w:cs="Times New Roman"/>
        </w:rPr>
        <w:t>.</w:t>
      </w:r>
      <w:r w:rsidR="003B3242">
        <w:rPr>
          <w:rFonts w:ascii="Times New Roman" w:hAnsi="Times New Roman" w:cs="Times New Roman"/>
        </w:rPr>
        <w:t xml:space="preserve"> </w:t>
      </w:r>
      <w:del w:id="18" w:author="German Uritskiy" w:date="2018-12-19T08:47:00Z">
        <w:r>
          <w:rPr>
            <w:rFonts w:ascii="Times New Roman" w:hAnsi="Times New Roman" w:cs="Times New Roman"/>
          </w:rPr>
          <w:delText>M</w:delText>
        </w:r>
        <w:r w:rsidR="0056543E" w:rsidRPr="00F1362D">
          <w:rPr>
            <w:rFonts w:ascii="Times New Roman" w:hAnsi="Times New Roman" w:cs="Times New Roman"/>
          </w:rPr>
          <w:delText>etatranscriptomics coupled</w:delText>
        </w:r>
      </w:del>
      <w:ins w:id="19" w:author="German Uritskiy" w:date="2018-12-19T08:47:00Z">
        <w:r w:rsidR="003B3242">
          <w:rPr>
            <w:rFonts w:ascii="Times New Roman" w:hAnsi="Times New Roman" w:cs="Times New Roman"/>
          </w:rPr>
          <w:t>Together</w:t>
        </w:r>
      </w:ins>
      <w:r w:rsidR="003B3242">
        <w:rPr>
          <w:rFonts w:ascii="Times New Roman" w:hAnsi="Times New Roman" w:cs="Times New Roman"/>
        </w:rPr>
        <w:t xml:space="preserve"> with </w:t>
      </w:r>
      <w:del w:id="20" w:author="German Uritskiy" w:date="2018-12-19T08:47:00Z">
        <w:r>
          <w:rPr>
            <w:rFonts w:ascii="Times New Roman" w:hAnsi="Times New Roman" w:cs="Times New Roman"/>
          </w:rPr>
          <w:delText xml:space="preserve">metagenomics </w:delText>
        </w:r>
        <w:r w:rsidR="0056543E" w:rsidRPr="00F1362D">
          <w:rPr>
            <w:rFonts w:ascii="Times New Roman" w:hAnsi="Times New Roman" w:cs="Times New Roman"/>
          </w:rPr>
          <w:delText>show promise to uncover</w:delText>
        </w:r>
      </w:del>
      <w:ins w:id="21" w:author="German Uritskiy" w:date="2018-12-19T08:47:00Z">
        <w:r w:rsidR="003B3242">
          <w:rPr>
            <w:rFonts w:ascii="Times New Roman" w:hAnsi="Times New Roman" w:cs="Times New Roman"/>
          </w:rPr>
          <w:t>recent analytical advancements, these new methods and technologies have</w:t>
        </w:r>
      </w:ins>
      <w:r w:rsidR="003B3242">
        <w:rPr>
          <w:rFonts w:ascii="Times New Roman" w:hAnsi="Times New Roman" w:cs="Times New Roman"/>
        </w:rPr>
        <w:t xml:space="preserve"> the </w:t>
      </w:r>
      <w:del w:id="22" w:author="German Uritskiy" w:date="2018-12-19T08:47:00Z">
        <w:r w:rsidR="0056543E" w:rsidRPr="00F1362D">
          <w:rPr>
            <w:rFonts w:ascii="Times New Roman" w:hAnsi="Times New Roman" w:cs="Times New Roman"/>
          </w:rPr>
          <w:delText>metabolic activity</w:delText>
        </w:r>
      </w:del>
      <w:ins w:id="23" w:author="German Uritskiy" w:date="2018-12-19T08:47:00Z">
        <w:r w:rsidR="003B3242">
          <w:rPr>
            <w:rFonts w:ascii="Times New Roman" w:hAnsi="Times New Roman" w:cs="Times New Roman"/>
          </w:rPr>
          <w:t>potential to rapidly advance the field</w:t>
        </w:r>
      </w:ins>
      <w:r w:rsidR="003B3242">
        <w:rPr>
          <w:rFonts w:ascii="Times New Roman" w:hAnsi="Times New Roman" w:cs="Times New Roman"/>
        </w:rPr>
        <w:t xml:space="preserve"> of halophilic </w:t>
      </w:r>
      <w:del w:id="24" w:author="German Uritskiy" w:date="2018-12-19T08:47:00Z">
        <w:r w:rsidR="0056543E" w:rsidRPr="00F1362D">
          <w:rPr>
            <w:rFonts w:ascii="Times New Roman" w:hAnsi="Times New Roman" w:cs="Times New Roman"/>
          </w:rPr>
          <w:delText>communities as well as individual strains, long rea</w:delText>
        </w:r>
        <w:r>
          <w:rPr>
            <w:rFonts w:ascii="Times New Roman" w:hAnsi="Times New Roman" w:cs="Times New Roman"/>
          </w:rPr>
          <w:delText xml:space="preserve">d technologies </w:delText>
        </w:r>
        <w:r w:rsidR="0056543E" w:rsidRPr="00F1362D">
          <w:rPr>
            <w:rFonts w:ascii="Times New Roman" w:hAnsi="Times New Roman" w:cs="Times New Roman"/>
          </w:rPr>
          <w:delText>can aid in the assembly of highly similar microbial strains, and Hi-C can assist in the binning closely-related strains</w:delText>
        </w:r>
        <w:r w:rsidR="005F118E" w:rsidRPr="00F1362D">
          <w:rPr>
            <w:rFonts w:ascii="Times New Roman" w:hAnsi="Times New Roman" w:cs="Times New Roman"/>
          </w:rPr>
          <w:delText>, and possibly reveal the chromosomal arrangement</w:delText>
        </w:r>
        <w:r>
          <w:rPr>
            <w:rFonts w:ascii="Times New Roman" w:hAnsi="Times New Roman" w:cs="Times New Roman"/>
          </w:rPr>
          <w:delText xml:space="preserve"> of genomes at the metagenomic scale</w:delText>
        </w:r>
      </w:del>
      <w:ins w:id="25" w:author="German Uritskiy" w:date="2018-12-19T08:47:00Z">
        <w:r w:rsidR="003B3242">
          <w:rPr>
            <w:rFonts w:ascii="Times New Roman" w:hAnsi="Times New Roman" w:cs="Times New Roman"/>
          </w:rPr>
          <w:t>research</w:t>
        </w:r>
      </w:ins>
      <w:r w:rsidR="003B3242">
        <w:rPr>
          <w:rFonts w:ascii="Times New Roman" w:hAnsi="Times New Roman" w:cs="Times New Roman"/>
        </w:rPr>
        <w:t>.</w:t>
      </w:r>
    </w:p>
    <w:p w14:paraId="6EFA100A" w14:textId="4AB7214B" w:rsidR="005B3B7C" w:rsidRPr="00F1362D" w:rsidRDefault="005B3B7C" w:rsidP="0056543E">
      <w:pPr>
        <w:rPr>
          <w:rFonts w:ascii="Times New Roman" w:hAnsi="Times New Roman" w:cs="Times New Roman"/>
        </w:rPr>
      </w:pPr>
    </w:p>
    <w:p w14:paraId="4679E6B1" w14:textId="77777777" w:rsidR="00243ADE" w:rsidRPr="00F1362D" w:rsidRDefault="00243ADE" w:rsidP="0056543E">
      <w:pPr>
        <w:rPr>
          <w:rFonts w:ascii="Times New Roman" w:hAnsi="Times New Roman" w:cs="Times New Roman"/>
        </w:rPr>
      </w:pPr>
    </w:p>
    <w:p w14:paraId="671522A1" w14:textId="77777777" w:rsidR="00FD3A82" w:rsidRPr="00F1362D" w:rsidRDefault="00FD3A82">
      <w:pPr>
        <w:rPr>
          <w:rFonts w:ascii="Times New Roman" w:hAnsi="Times New Roman" w:cs="Times New Roman"/>
          <w:b/>
        </w:rPr>
      </w:pPr>
      <w:r w:rsidRPr="00F1362D">
        <w:rPr>
          <w:rFonts w:ascii="Times New Roman" w:hAnsi="Times New Roman" w:cs="Times New Roman"/>
          <w:b/>
        </w:rPr>
        <w:br w:type="page"/>
      </w:r>
    </w:p>
    <w:p w14:paraId="1F9374C0" w14:textId="48A117A6" w:rsidR="00243ADE" w:rsidRPr="00F1362D" w:rsidRDefault="00254F58" w:rsidP="00D97A46">
      <w:pPr>
        <w:rPr>
          <w:rFonts w:ascii="Times New Roman" w:hAnsi="Times New Roman" w:cs="Times New Roman"/>
          <w:b/>
        </w:rPr>
      </w:pPr>
      <w:r w:rsidRPr="00F1362D">
        <w:rPr>
          <w:rFonts w:ascii="Times New Roman" w:hAnsi="Times New Roman" w:cs="Times New Roman"/>
          <w:b/>
        </w:rPr>
        <w:lastRenderedPageBreak/>
        <w:t>Introduction</w:t>
      </w:r>
      <w:r w:rsidR="007B156B" w:rsidRPr="00F1362D">
        <w:rPr>
          <w:rFonts w:ascii="Times New Roman" w:hAnsi="Times New Roman" w:cs="Times New Roman"/>
          <w:b/>
        </w:rPr>
        <w:t xml:space="preserve"> </w:t>
      </w:r>
    </w:p>
    <w:p w14:paraId="3B02EAC5" w14:textId="2B1361C1" w:rsidR="004A60E2" w:rsidRPr="00F1362D" w:rsidRDefault="004049FF" w:rsidP="00D97A46">
      <w:pPr>
        <w:rPr>
          <w:rFonts w:ascii="Times New Roman" w:hAnsi="Times New Roman" w:cs="Times New Roman"/>
        </w:rPr>
      </w:pPr>
      <w:r w:rsidRPr="00F1362D">
        <w:rPr>
          <w:rFonts w:ascii="Times New Roman" w:hAnsi="Times New Roman" w:cs="Times New Roman"/>
        </w:rPr>
        <w:tab/>
        <w:t xml:space="preserve">Microbial life is </w:t>
      </w:r>
      <w:r w:rsidR="00421C43" w:rsidRPr="00F1362D">
        <w:rPr>
          <w:rFonts w:ascii="Times New Roman" w:hAnsi="Times New Roman" w:cs="Times New Roman"/>
        </w:rPr>
        <w:t>one of th</w:t>
      </w:r>
      <w:r w:rsidRPr="00F1362D">
        <w:rPr>
          <w:rFonts w:ascii="Times New Roman" w:hAnsi="Times New Roman" w:cs="Times New Roman"/>
        </w:rPr>
        <w:t>e most diverse and bio-energetically dominant force</w:t>
      </w:r>
      <w:r w:rsidR="00421C43" w:rsidRPr="00F1362D">
        <w:rPr>
          <w:rFonts w:ascii="Times New Roman" w:hAnsi="Times New Roman" w:cs="Times New Roman"/>
        </w:rPr>
        <w:t xml:space="preserve">s in Earth’s ecosphere </w:t>
      </w:r>
      <w:r w:rsidR="00EC630F">
        <w:rPr>
          <w:rFonts w:ascii="Times New Roman" w:hAnsi="Times New Roman" w:cs="Times New Roman"/>
        </w:rPr>
        <w:fldChar w:fldCharType="begin">
          <w:fldData xml:space="preserve">PEVuZE5vdGU+PENpdGU+PEF1dGhvcj5HcmFoYW08L0F1dGhvcj48WWVhcj4yMDE2PC9ZZWFyPjxS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PEVuZE5vdGU+PENpdGU+PEF1dGhvcj5HcmFoYW08L0F1dGhvcj48WWVhcj4yMDE2PC9ZZWFyPjxS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w:t>
      </w:r>
      <w:r w:rsidR="00EC630F">
        <w:rPr>
          <w:rFonts w:ascii="Times New Roman" w:hAnsi="Times New Roman" w:cs="Times New Roman"/>
          <w:noProof/>
        </w:rPr>
        <w:t>)</w:t>
      </w:r>
      <w:r w:rsidR="00EC630F">
        <w:rPr>
          <w:rFonts w:ascii="Times New Roman" w:hAnsi="Times New Roman" w:cs="Times New Roman"/>
        </w:rPr>
        <w:fldChar w:fldCharType="end"/>
      </w:r>
      <w:r w:rsidR="00421C43" w:rsidRPr="00F1362D">
        <w:rPr>
          <w:rFonts w:ascii="Times New Roman" w:hAnsi="Times New Roman" w:cs="Times New Roman"/>
        </w:rPr>
        <w:t xml:space="preserve">, making </w:t>
      </w:r>
      <w:del w:id="26" w:author="German Uritskiy" w:date="2018-12-19T08:47:00Z">
        <w:r w:rsidR="00421C43" w:rsidRPr="00F1362D">
          <w:rPr>
            <w:rFonts w:ascii="Times New Roman" w:hAnsi="Times New Roman" w:cs="Times New Roman"/>
          </w:rPr>
          <w:delText xml:space="preserve">the </w:delText>
        </w:r>
      </w:del>
      <w:r w:rsidR="00421C43" w:rsidRPr="00F1362D">
        <w:rPr>
          <w:rFonts w:ascii="Times New Roman" w:hAnsi="Times New Roman" w:cs="Times New Roman"/>
        </w:rPr>
        <w:t xml:space="preserve">microbiome research a critical aspect of modern ecology. The </w:t>
      </w:r>
      <w:r w:rsidRPr="00F1362D">
        <w:rPr>
          <w:rFonts w:ascii="Times New Roman" w:hAnsi="Times New Roman" w:cs="Times New Roman"/>
        </w:rPr>
        <w:t xml:space="preserve">unparalleled taxonomic and functional diversity </w:t>
      </w:r>
      <w:r w:rsidR="00421C43" w:rsidRPr="00F1362D">
        <w:rPr>
          <w:rFonts w:ascii="Times New Roman" w:hAnsi="Times New Roman" w:cs="Times New Roman"/>
        </w:rPr>
        <w:t xml:space="preserve">of microbiomes allowed them </w:t>
      </w:r>
      <w:r w:rsidRPr="00F1362D">
        <w:rPr>
          <w:rFonts w:ascii="Times New Roman" w:hAnsi="Times New Roman" w:cs="Times New Roman"/>
        </w:rPr>
        <w:t>to populate the vast majority of potentially hab</w:t>
      </w:r>
      <w:r w:rsidR="00421C43" w:rsidRPr="00F1362D">
        <w:rPr>
          <w:rFonts w:ascii="Times New Roman" w:hAnsi="Times New Roman" w:cs="Times New Roman"/>
        </w:rPr>
        <w:t xml:space="preserve">itable locations on the planet </w:t>
      </w:r>
      <w:r w:rsidR="00EC630F">
        <w:rPr>
          <w:rFonts w:ascii="Times New Roman" w:hAnsi="Times New Roman" w:cs="Times New Roman"/>
        </w:rPr>
        <w:fldChar w:fldCharType="begin">
          <w:fldData xml:space="preserve">PEVuZE5vdGU+PENpdGU+PEF1dGhvcj5LYWxsbWV5ZXI8L0F1dGhvcj48WWVhcj4yMDEyPC9ZZWFy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PEVuZE5vdGU+PENpdGU+PEF1dGhvcj5LYWxsbWV5ZXI8L0F1dGhvcj48WWVhcj4yMDEyPC9ZZWFy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2, 3</w:t>
      </w:r>
      <w:r w:rsidR="00EC630F">
        <w:rPr>
          <w:rFonts w:ascii="Times New Roman" w:hAnsi="Times New Roman" w:cs="Times New Roman"/>
          <w:noProof/>
        </w:rPr>
        <w:t>)</w:t>
      </w:r>
      <w:r w:rsidR="00EC630F">
        <w:rPr>
          <w:rFonts w:ascii="Times New Roman" w:hAnsi="Times New Roman" w:cs="Times New Roman"/>
        </w:rPr>
        <w:fldChar w:fldCharType="end"/>
      </w:r>
      <w:r w:rsidR="00421C43" w:rsidRPr="00F1362D">
        <w:rPr>
          <w:rFonts w:ascii="Times New Roman" w:hAnsi="Times New Roman" w:cs="Times New Roman"/>
        </w:rPr>
        <w:t>, including</w:t>
      </w:r>
      <w:r w:rsidR="00FF2604" w:rsidRPr="00F1362D">
        <w:rPr>
          <w:rFonts w:ascii="Times New Roman" w:hAnsi="Times New Roman" w:cs="Times New Roman"/>
        </w:rPr>
        <w:t xml:space="preserve"> environments unfit for</w:t>
      </w:r>
      <w:r w:rsidR="00192B16">
        <w:rPr>
          <w:rFonts w:ascii="Times New Roman" w:hAnsi="Times New Roman" w:cs="Times New Roman"/>
        </w:rPr>
        <w:t xml:space="preserve"> habitation by other life-forms</w:t>
      </w:r>
      <w:r w:rsidR="00FF2604" w:rsidRPr="00F1362D">
        <w:rPr>
          <w:rFonts w:ascii="Times New Roman" w:hAnsi="Times New Roman" w:cs="Times New Roman"/>
        </w:rPr>
        <w:t xml:space="preserve">. </w:t>
      </w:r>
      <w:del w:id="27" w:author="German Uritskiy" w:date="2018-12-19T08:47:00Z">
        <w:r w:rsidR="00421C43" w:rsidRPr="00F1362D">
          <w:rPr>
            <w:rFonts w:ascii="Times New Roman" w:hAnsi="Times New Roman" w:cs="Times New Roman"/>
          </w:rPr>
          <w:delText xml:space="preserve"> and </w:delText>
        </w:r>
        <w:r w:rsidRPr="00F1362D">
          <w:rPr>
            <w:rFonts w:ascii="Times New Roman" w:hAnsi="Times New Roman" w:cs="Times New Roman"/>
          </w:rPr>
          <w:delText>their metabolic activities dominate and dictate other processes in their respective biomes</w:delText>
        </w:r>
        <w:r w:rsidR="00FF2604" w:rsidRPr="00F1362D">
          <w:rPr>
            <w:rFonts w:ascii="Times New Roman" w:hAnsi="Times New Roman" w:cs="Times New Roman"/>
          </w:rPr>
          <w:delText xml:space="preserve">. </w:delText>
        </w:r>
      </w:del>
      <w:r w:rsidR="00FF2604" w:rsidRPr="00F1362D">
        <w:rPr>
          <w:rFonts w:ascii="Times New Roman" w:hAnsi="Times New Roman" w:cs="Times New Roman"/>
        </w:rPr>
        <w:t>In hyper-saline environments, t</w:t>
      </w:r>
      <w:r w:rsidR="00421C43" w:rsidRPr="00F1362D">
        <w:rPr>
          <w:rFonts w:ascii="Times New Roman" w:hAnsi="Times New Roman" w:cs="Times New Roman"/>
        </w:rPr>
        <w:t xml:space="preserve">he unique environmental pressures </w:t>
      </w:r>
      <w:r w:rsidR="00FF2604" w:rsidRPr="00F1362D">
        <w:rPr>
          <w:rFonts w:ascii="Times New Roman" w:hAnsi="Times New Roman" w:cs="Times New Roman"/>
        </w:rPr>
        <w:t>forced microbiota to evolve unique survival adaptations</w:t>
      </w:r>
      <w:del w:id="28" w:author="German Uritskiy" w:date="2018-12-19T08:47:00Z">
        <w:r w:rsidR="00FF2604" w:rsidRPr="00F1362D">
          <w:rPr>
            <w:rFonts w:ascii="Times New Roman" w:hAnsi="Times New Roman" w:cs="Times New Roman"/>
          </w:rPr>
          <w:delText xml:space="preserve"> over billions of years</w:delText>
        </w:r>
      </w:del>
      <w:r w:rsidR="00FF2604" w:rsidRPr="00F1362D">
        <w:rPr>
          <w:rFonts w:ascii="Times New Roman" w:hAnsi="Times New Roman" w:cs="Times New Roman"/>
        </w:rPr>
        <w:t>, resulting in streamlined and highly resilient organisms that push the boundaries of life’s limit in the most extreme environments</w:t>
      </w:r>
      <w:r w:rsidR="00063434" w:rsidRPr="00F1362D">
        <w:rPr>
          <w:rFonts w:ascii="Times New Roman" w:hAnsi="Times New Roman" w:cs="Times New Roman"/>
        </w:rPr>
        <w:t xml:space="preserv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&lt;EndNote&gt;&lt;Cite&gt;&lt;Author&gt;Gibtan&lt;/Author&gt;&lt;Year&gt;2017&lt;/Year&gt;&lt;RecNum&gt;8911&lt;/RecNum&gt;&lt;DisplayText&gt;(&lt;style face="italic"&gt;4&lt;/style&gt;)&lt;/DisplayText&gt;&lt;record&gt;&lt;rec-number&gt;8911&lt;/rec-number&gt;&lt;foreign-keys&gt;&lt;key app="EN" db-id="vawrdvfvexr9z1e5pd0p92dt2dzpvp0ezpsr" timestamp="1543247321"&gt;8911&lt;/key&gt;&lt;/foreign-keys&gt;&lt;ref-type name="Journal Article"&gt;17&lt;/ref-type&gt;&lt;contributors&gt;&lt;authors&gt;&lt;author&gt;Gibtan, A.&lt;/author&gt;&lt;author&gt;Park, K.&lt;/author&gt;&lt;author&gt;Woo, M.&lt;/author&gt;&lt;author&gt;Shin, J. K.&lt;/author&gt;&lt;author&gt;Lee, D. W.&lt;/author&gt;&lt;author&gt;Sohn, J. H.&lt;/author&gt;&lt;author&gt;Song, M.&lt;/author&gt;&lt;author&gt;Roh, S. W.&lt;/author&gt;&lt;author&gt;Lee, S. J.&lt;/author&gt;&lt;author&gt;Lee, H. S.&lt;/author&gt;&lt;/authors&gt;&lt;/contributors&gt;&lt;auth-address&gt;Major in Food Biotechnology, Division of Bioindustry, Silla UniversityBusan, South Korea.&amp;#xD;Department of Korean Cusine, Jeonju UniversityJeonju, South Korea.&amp;#xD;School of Applied Biosciences, Kyungpook National UniversityDaegu, South Korea.&amp;#xD;Research Center for Extremophiles and Marine Microbiology, Silla UniversityBusan, South Korea.&amp;#xD;Microbiology and Functionality Research Group, World Institute of KimchiGwangju, South Korea.&lt;/auth-address&gt;&lt;titles&gt;&lt;title&gt;Diversity of Extremely Halophilic Archaeal and Bacterial Communities from Commercial Salts&lt;/title&gt;&lt;secondary-title&gt;Front Microbiol&lt;/secondary-title&gt;&lt;/titles&gt;&lt;periodical&gt;&lt;full-title&gt;Front Microbiol&lt;/full-title&gt;&lt;/periodical&gt;&lt;pages&gt;799&lt;/pages&gt;&lt;volume&gt;8&lt;/volume&gt;&lt;keywords&gt;&lt;keyword&gt;Ethiopia&lt;/keyword&gt;&lt;keyword&gt;Korea&lt;/keyword&gt;&lt;keyword&gt;commercial salts&lt;/keyword&gt;&lt;keyword&gt;diversity&lt;/keyword&gt;&lt;keyword&gt;halophilic archaea&lt;/keyword&gt;&lt;keyword&gt;halophilic bacteria&lt;/keyword&gt;&lt;/keywords&gt;&lt;dates&gt;&lt;year&gt;2017&lt;/year&gt;&lt;/dates&gt;&lt;isbn&gt;1664-302X (Print)&amp;#xD;1664-302X (Linking)&lt;/isbn&gt;&lt;accession-num&gt;28539917&lt;/accession-num&gt;&lt;urls&gt;&lt;related-urls&gt;&lt;url&gt;https://www.ncbi.nlm.nih.gov/pubmed/28539917&lt;/url&gt;&lt;/related-urls&gt;&lt;/urls&gt;&lt;custom2&gt;PMC5423978&lt;/custom2&gt;&lt;electronic-resource-num&gt;10.3389/fmicb.2017.00799&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Stu</w:t>
      </w:r>
      <w:r w:rsidR="00192B16">
        <w:rPr>
          <w:rFonts w:ascii="Times New Roman" w:hAnsi="Times New Roman" w:cs="Times New Roman"/>
        </w:rPr>
        <w:t>dying halophilic life-forms</w:t>
      </w:r>
      <w:del w:id="29" w:author="German Uritskiy" w:date="2018-12-19T08:47:00Z">
        <w:r w:rsidRPr="00F1362D">
          <w:rPr>
            <w:rFonts w:ascii="Times New Roman" w:hAnsi="Times New Roman" w:cs="Times New Roman"/>
          </w:rPr>
          <w:delText xml:space="preserve"> has historically been of great interest to biologists, as their adaptations</w:delText>
        </w:r>
      </w:del>
      <w:r w:rsidR="00192B16">
        <w:rPr>
          <w:rFonts w:ascii="Times New Roman" w:hAnsi="Times New Roman" w:cs="Times New Roman"/>
        </w:rPr>
        <w:t xml:space="preserve"> </w:t>
      </w:r>
      <w:r w:rsidRPr="00F1362D">
        <w:rPr>
          <w:rFonts w:ascii="Times New Roman" w:hAnsi="Times New Roman" w:cs="Times New Roman"/>
        </w:rPr>
        <w:t xml:space="preserve">revealed many fundamental aspects of </w:t>
      </w:r>
      <w:r w:rsidR="00FF2604" w:rsidRPr="00F1362D">
        <w:rPr>
          <w:rFonts w:ascii="Times New Roman" w:hAnsi="Times New Roman" w:cs="Times New Roman"/>
        </w:rPr>
        <w:t>life’s survival limits and strategies</w:t>
      </w:r>
      <w:r w:rsidRPr="00F1362D">
        <w:rPr>
          <w:rFonts w:ascii="Times New Roman" w:hAnsi="Times New Roman" w:cs="Times New Roman"/>
        </w:rPr>
        <w:t xml:space="preserve">, including </w:t>
      </w:r>
      <w:r w:rsidR="00FF2604" w:rsidRPr="00F1362D">
        <w:rPr>
          <w:rFonts w:ascii="Times New Roman" w:hAnsi="Times New Roman" w:cs="Times New Roman"/>
        </w:rPr>
        <w:t>its potential endurance</w:t>
      </w:r>
      <w:r w:rsidRPr="00F1362D">
        <w:rPr>
          <w:rFonts w:ascii="Times New Roman" w:hAnsi="Times New Roman" w:cs="Times New Roman"/>
        </w:rPr>
        <w:t xml:space="preserve"> </w:t>
      </w:r>
      <w:r w:rsidR="00192B16">
        <w:rPr>
          <w:rFonts w:ascii="Times New Roman" w:hAnsi="Times New Roman" w:cs="Times New Roman"/>
        </w:rPr>
        <w:t xml:space="preserve">in </w:t>
      </w:r>
      <w:del w:id="30" w:author="German Uritskiy" w:date="2018-12-19T08:47:00Z">
        <w:r w:rsidR="003251B2" w:rsidRPr="00F1362D">
          <w:rPr>
            <w:rFonts w:ascii="Times New Roman" w:hAnsi="Times New Roman" w:cs="Times New Roman"/>
          </w:rPr>
          <w:delText>post-</w:delText>
        </w:r>
        <w:r w:rsidRPr="00F1362D">
          <w:rPr>
            <w:rFonts w:ascii="Times New Roman" w:hAnsi="Times New Roman" w:cs="Times New Roman"/>
          </w:rPr>
          <w:delText>apocalyptic scenarios and on</w:delText>
        </w:r>
      </w:del>
      <w:ins w:id="31" w:author="German Uritskiy" w:date="2018-12-19T08:47:00Z">
        <w:r w:rsidR="00192B16">
          <w:rPr>
            <w:rFonts w:ascii="Times New Roman" w:hAnsi="Times New Roman" w:cs="Times New Roman"/>
          </w:rPr>
          <w:t>harsh environments such as</w:t>
        </w:r>
      </w:ins>
      <w:r w:rsidR="00192B16">
        <w:rPr>
          <w:rFonts w:ascii="Times New Roman" w:hAnsi="Times New Roman" w:cs="Times New Roman"/>
        </w:rPr>
        <w:t xml:space="preserve"> </w:t>
      </w:r>
      <w:r w:rsidRPr="00F1362D">
        <w:rPr>
          <w:rFonts w:ascii="Times New Roman" w:hAnsi="Times New Roman" w:cs="Times New Roman"/>
        </w:rPr>
        <w:t>other planets</w:t>
      </w:r>
      <w:r w:rsidR="00063434"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PEVuZE5vdGU+PENpdGU+PEF1dGhvcj5PcmVuPC9BdXRob3I+PFllYXI+MjAxNDwvWWVhcj48UmVj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PEVuZE5vdGU+PENpdGU+PEF1dGhvcj5PcmVuPC9BdXRob3I+PFllYXI+MjAxNDwvWWVhcj48UmVj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5, 6</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r w:rsidR="000B7407" w:rsidRPr="00F1362D">
        <w:rPr>
          <w:rFonts w:ascii="Times New Roman" w:hAnsi="Times New Roman" w:cs="Times New Roman"/>
        </w:rPr>
        <w:t xml:space="preserve">Additionally, halophiles have been found to play important roles in soil bioenergetics processes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&lt;EndNote&gt;&lt;Cite&gt;&lt;Author&gt;Vera-Gargallo&lt;/Author&gt;&lt;Year&gt;2018&lt;/Year&gt;&lt;RecNum&gt;8910&lt;/RecNum&gt;&lt;DisplayText&gt;(&lt;style face="italic"&gt;7&lt;/style&gt;)&lt;/DisplayText&gt;&lt;record&gt;&lt;rec-number&gt;8910&lt;/rec-number&gt;&lt;foreign-keys&gt;&lt;key app="EN" db-id="vawrdvfvexr9z1e5pd0p92dt2dzpvp0ezpsr" timestamp="1543247230"&gt;8910&lt;/key&gt;&lt;/foreign-keys&gt;&lt;ref-type name="Journal Article"&gt;17&lt;/ref-type&gt;&lt;contributors&gt;&lt;authors&gt;&lt;author&gt;Vera-Gargallo, B.&lt;/author&gt;&lt;author&gt;Ventosa, A.&lt;/author&gt;&lt;/authors&gt;&lt;/contributors&gt;&lt;auth-address&gt;Department of Microbiology and Parasitology, Faculty of Pharmacy, University of Sevilla, 41012 Sevilla, Spain. vera@us.es.&amp;#xD;Department of Microbiology and Parasitology, Faculty of Pharmacy, University of Sevilla, 41012 Sevilla, Spain. ventosa@us.es.&lt;/auth-address&gt;&lt;titles&gt;&lt;title&gt;Metagenomic Insights into the Phylogenetic and Metabolic Diversity of the Prokaryotic Community Dwelling in Hypersaline Soils from the Odiel Saltmarshes (SW Spain)&lt;/title&gt;&lt;secondary-title&gt;Genes (Basel)&lt;/secondary-title&gt;&lt;/titles&gt;&lt;periodical&gt;&lt;full-title&gt;Genes (Basel)&lt;/full-title&gt;&lt;/periodical&gt;&lt;volume&gt;9&lt;/volume&gt;&lt;number&gt;3&lt;/number&gt;&lt;keywords&gt;&lt;keyword&gt;hypersaline environments&lt;/keyword&gt;&lt;keyword&gt;metagenome assembled genomes&lt;/keyword&gt;&lt;keyword&gt;metagenomics&lt;/keyword&gt;&lt;keyword&gt;saline soils&lt;/keyword&gt;&lt;/keywords&gt;&lt;dates&gt;&lt;year&gt;2018&lt;/year&gt;&lt;pub-dates&gt;&lt;date&gt;Mar 8&lt;/date&gt;&lt;/pub-dates&gt;&lt;/dates&gt;&lt;isbn&gt;2073-4425 (Print)&amp;#xD;2073-4425 (Linking)&lt;/isbn&gt;&lt;accession-num&gt;29518047&lt;/accession-num&gt;&lt;urls&gt;&lt;related-urls&gt;&lt;url&gt;https://www.ncbi.nlm.nih.gov/pubmed/29518047&lt;/url&gt;&lt;/related-urls&gt;&lt;/urls&gt;&lt;custom2&gt;PMC5867873&lt;/custom2&gt;&lt;electronic-resource-num&gt;10.3390/genes9030152&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7</w:t>
      </w:r>
      <w:r w:rsidR="00EC630F">
        <w:rPr>
          <w:rFonts w:ascii="Times New Roman" w:hAnsi="Times New Roman" w:cs="Times New Roman"/>
          <w:noProof/>
        </w:rPr>
        <w:t>)</w:t>
      </w:r>
      <w:r w:rsidR="00EC630F">
        <w:rPr>
          <w:rFonts w:ascii="Times New Roman" w:hAnsi="Times New Roman" w:cs="Times New Roman"/>
        </w:rPr>
        <w:fldChar w:fldCharType="end"/>
      </w:r>
      <w:r w:rsidR="000B7407" w:rsidRPr="00F1362D">
        <w:rPr>
          <w:rFonts w:ascii="Times New Roman" w:hAnsi="Times New Roman" w:cs="Times New Roman"/>
        </w:rPr>
        <w:t xml:space="preserve">, food storage and preservation </w:t>
      </w:r>
      <w:r w:rsidR="00EC630F">
        <w:rPr>
          <w:rFonts w:ascii="Times New Roman" w:hAnsi="Times New Roman" w:cs="Times New Roman"/>
        </w:rPr>
        <w:fldChar w:fldCharType="begin">
          <w:fldData xml:space="preserve">PEVuZE5vdGU+PENpdGU+PEF1dGhvcj5HaWJ0YW48L0F1dGhvcj48WWVhcj4yMDE3PC9ZZWFyPjxS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PEVuZE5vdGU+PENpdGU+PEF1dGhvcj5HaWJ0YW48L0F1dGhvcj48WWVhcj4yMDE3PC9ZZWFyPjxS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4, 8</w:t>
      </w:r>
      <w:r w:rsidR="00EC630F">
        <w:rPr>
          <w:rFonts w:ascii="Times New Roman" w:hAnsi="Times New Roman" w:cs="Times New Roman"/>
          <w:noProof/>
        </w:rPr>
        <w:t>)</w:t>
      </w:r>
      <w:r w:rsidR="00EC630F">
        <w:rPr>
          <w:rFonts w:ascii="Times New Roman" w:hAnsi="Times New Roman" w:cs="Times New Roman"/>
        </w:rPr>
        <w:fldChar w:fldCharType="end"/>
      </w:r>
      <w:r w:rsidR="000B7407" w:rsidRPr="00F1362D">
        <w:rPr>
          <w:rFonts w:ascii="Times New Roman" w:hAnsi="Times New Roman" w:cs="Times New Roman"/>
        </w:rPr>
        <w:t xml:space="preserve">, and human gut microbiota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&lt;EndNote&gt;&lt;Cite&gt;&lt;Author&gt;Seck&lt;/Author&gt;&lt;Year&gt;2018&lt;/Year&gt;&lt;RecNum&gt;8914&lt;/RecNum&gt;&lt;DisplayText&gt;(&lt;style face="italic"&gt;9&lt;/style&gt;)&lt;/DisplayText&gt;&lt;record&gt;&lt;rec-number&gt;8914&lt;/rec-number&gt;&lt;foreign-keys&gt;&lt;key app="EN" db-id="vawrdvfvexr9z1e5pd0p92dt2dzpvp0ezpsr" timestamp="1543248178"&gt;8914&lt;/key&gt;&lt;/foreign-keys&gt;&lt;ref-type name="Journal Article"&gt;17&lt;/ref-type&gt;&lt;contributors&gt;&lt;authors&gt;&lt;author&gt;Seck, E. H.&lt;/author&gt;&lt;author&gt;Dufour, J. C.&lt;/author&gt;&lt;author&gt;Raoult, D.&lt;/author&gt;&lt;author&gt;Lagier, J. C.&lt;/author&gt;&lt;/authors&gt;&lt;/contributors&gt;&lt;auth-address&gt;Aix Marseille University, IRD, MEPHI, IHU Mediterranee Infection, 19-21 Boulevard Jean Moulin, 13005 Marseille, France.&amp;#xD;SESSTIM (UMR912), Sciences Economiques et Sociales de la Sante et Traitement de l&amp;apos;Information Medicale, Aix Marseille University, INSERM, IRD, Marseille, France.&amp;#xD;Service Biostatistique et Technologies de l&amp;apos;Information et de la Communication (BIOSTIC), Assistance Publique Hopitaux de Marseille, Hopital de la Timone, Marseille, France.&amp;#xD;Special Infectious Agents Unit, King Fahd Medical Research Center, King Abdulaziz University, Jeddah, Saudi Arabia.&lt;/auth-address&gt;&lt;titles&gt;&lt;title&gt;Halophilic &amp;amp; halotolerant prokaryotes in humans&lt;/title&gt;&lt;secondary-title&gt;Future Microbiol&lt;/secondary-title&gt;&lt;/titles&gt;&lt;periodical&gt;&lt;full-title&gt;Future Microbiol&lt;/full-title&gt;&lt;/periodical&gt;&lt;pages&gt;799-812&lt;/pages&gt;&lt;volume&gt;13&lt;/volume&gt;&lt;keywords&gt;&lt;keyword&gt;*bacteria&lt;/keyword&gt;&lt;keyword&gt;*epidemiology&lt;/keyword&gt;&lt;keyword&gt;*gastrointestinal infections&lt;/keyword&gt;&lt;keyword&gt;*halophilic&lt;/keyword&gt;&lt;keyword&gt;*halotolerant&lt;/keyword&gt;&lt;keyword&gt;*human&lt;/keyword&gt;&lt;keyword&gt;*infection&lt;/keyword&gt;&lt;keyword&gt;*prokaryote&lt;/keyword&gt;&lt;keyword&gt;*sea water&lt;/keyword&gt;&lt;/keywords&gt;&lt;dates&gt;&lt;year&gt;2018&lt;/year&gt;&lt;pub-dates&gt;&lt;date&gt;Jun 1&lt;/date&gt;&lt;/pub-dates&gt;&lt;/dates&gt;&lt;isbn&gt;1746-0921 (Electronic)&amp;#xD;1746-0913 (Linking)&lt;/isbn&gt;&lt;accession-num&gt;29726267&lt;/accession-num&gt;&lt;urls&gt;&lt;related-urls&gt;&lt;url&gt;https://www.ncbi.nlm.nih.gov/pubmed/29726267&lt;/url&gt;&lt;/related-urls&gt;&lt;/urls&gt;&lt;electronic-resource-num&gt;10.2217/fmb-2017-0237&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9</w:t>
      </w:r>
      <w:r w:rsidR="00EC630F">
        <w:rPr>
          <w:rFonts w:ascii="Times New Roman" w:hAnsi="Times New Roman" w:cs="Times New Roman"/>
          <w:noProof/>
        </w:rPr>
        <w:t>)</w:t>
      </w:r>
      <w:r w:rsidR="00EC630F">
        <w:rPr>
          <w:rFonts w:ascii="Times New Roman" w:hAnsi="Times New Roman" w:cs="Times New Roman"/>
        </w:rPr>
        <w:fldChar w:fldCharType="end"/>
      </w:r>
      <w:r w:rsidR="000B7407" w:rsidRPr="00F1362D">
        <w:rPr>
          <w:rFonts w:ascii="Times New Roman" w:hAnsi="Times New Roman" w:cs="Times New Roman"/>
        </w:rPr>
        <w:t xml:space="preserve">. </w:t>
      </w:r>
      <w:del w:id="32" w:author="German Uritskiy" w:date="2018-12-19T08:47:00Z">
        <w:r w:rsidR="001046D4" w:rsidRPr="00F1362D">
          <w:rPr>
            <w:rFonts w:ascii="Times New Roman" w:hAnsi="Times New Roman" w:cs="Times New Roman"/>
          </w:rPr>
          <w:delText>Until recently</w:delText>
        </w:r>
        <w:r w:rsidRPr="00F1362D">
          <w:rPr>
            <w:rFonts w:ascii="Times New Roman" w:hAnsi="Times New Roman" w:cs="Times New Roman"/>
          </w:rPr>
          <w:delText xml:space="preserve"> however</w:delText>
        </w:r>
      </w:del>
      <w:ins w:id="33" w:author="German Uritskiy" w:date="2018-12-19T08:47:00Z">
        <w:r w:rsidR="00D26CD6">
          <w:rPr>
            <w:rFonts w:ascii="Times New Roman" w:hAnsi="Times New Roman" w:cs="Times New Roman"/>
          </w:rPr>
          <w:t>Before application of high-throughput sequencing technology to microbial communities</w:t>
        </w:r>
      </w:ins>
      <w:r w:rsidRPr="00F1362D">
        <w:rPr>
          <w:rFonts w:ascii="Times New Roman" w:hAnsi="Times New Roman" w:cs="Times New Roman"/>
        </w:rPr>
        <w:t xml:space="preserve">, </w:t>
      </w:r>
      <w:r w:rsidR="001046D4" w:rsidRPr="00F1362D">
        <w:rPr>
          <w:rFonts w:ascii="Times New Roman" w:hAnsi="Times New Roman" w:cs="Times New Roman"/>
        </w:rPr>
        <w:t xml:space="preserve">our knowledge </w:t>
      </w:r>
      <w:r w:rsidRPr="00F1362D">
        <w:rPr>
          <w:rFonts w:ascii="Times New Roman" w:hAnsi="Times New Roman" w:cs="Times New Roman"/>
        </w:rPr>
        <w:t>of halophiles</w:t>
      </w:r>
      <w:r w:rsidR="001046D4" w:rsidRPr="00F1362D">
        <w:rPr>
          <w:rFonts w:ascii="Times New Roman" w:hAnsi="Times New Roman" w:cs="Times New Roman"/>
        </w:rPr>
        <w:t xml:space="preserve"> </w:t>
      </w:r>
      <w:del w:id="34" w:author="German Uritskiy" w:date="2018-12-19T08:47:00Z">
        <w:r w:rsidRPr="00F1362D">
          <w:rPr>
            <w:rFonts w:ascii="Times New Roman" w:hAnsi="Times New Roman" w:cs="Times New Roman"/>
          </w:rPr>
          <w:delText>has been</w:delText>
        </w:r>
      </w:del>
      <w:ins w:id="35" w:author="German Uritskiy" w:date="2018-12-19T08:47:00Z">
        <w:r w:rsidR="00D26CD6">
          <w:rPr>
            <w:rFonts w:ascii="Times New Roman" w:hAnsi="Times New Roman" w:cs="Times New Roman"/>
          </w:rPr>
          <w:t>remained</w:t>
        </w:r>
      </w:ins>
      <w:r w:rsidR="00D26CD6">
        <w:rPr>
          <w:rFonts w:ascii="Times New Roman" w:hAnsi="Times New Roman" w:cs="Times New Roman"/>
        </w:rPr>
        <w:t xml:space="preserve"> </w:t>
      </w:r>
      <w:r w:rsidRPr="00F1362D">
        <w:rPr>
          <w:rFonts w:ascii="Times New Roman" w:hAnsi="Times New Roman" w:cs="Times New Roman"/>
        </w:rPr>
        <w:t xml:space="preserve">limited to </w:t>
      </w:r>
      <w:r w:rsidR="001046D4" w:rsidRPr="00F1362D">
        <w:rPr>
          <w:rFonts w:ascii="Times New Roman" w:hAnsi="Times New Roman" w:cs="Times New Roman"/>
        </w:rPr>
        <w:t xml:space="preserve">studying individual </w:t>
      </w:r>
      <w:r w:rsidRPr="00F1362D">
        <w:rPr>
          <w:rFonts w:ascii="Times New Roman" w:hAnsi="Times New Roman" w:cs="Times New Roman"/>
        </w:rPr>
        <w:t xml:space="preserve">artificially cultured organisms, </w:t>
      </w:r>
      <w:del w:id="36" w:author="German Uritskiy" w:date="2018-12-19T08:47:00Z">
        <w:r w:rsidR="001046D4" w:rsidRPr="00F1362D">
          <w:rPr>
            <w:rFonts w:ascii="Times New Roman" w:hAnsi="Times New Roman" w:cs="Times New Roman"/>
          </w:rPr>
          <w:delText>while</w:delText>
        </w:r>
      </w:del>
      <w:ins w:id="37" w:author="German Uritskiy" w:date="2018-12-19T08:47:00Z">
        <w:r w:rsidR="00D26CD6">
          <w:rPr>
            <w:rFonts w:ascii="Times New Roman" w:hAnsi="Times New Roman" w:cs="Times New Roman"/>
          </w:rPr>
          <w:t>and</w:t>
        </w:r>
      </w:ins>
      <w:r w:rsidR="001046D4" w:rsidRPr="00F1362D">
        <w:rPr>
          <w:rFonts w:ascii="Times New Roman" w:hAnsi="Times New Roman" w:cs="Times New Roman"/>
        </w:rPr>
        <w:t xml:space="preserve"> most </w:t>
      </w:r>
      <w:r w:rsidRPr="00F1362D">
        <w:rPr>
          <w:rFonts w:ascii="Times New Roman" w:hAnsi="Times New Roman" w:cs="Times New Roman"/>
        </w:rPr>
        <w:t xml:space="preserve">aspects of their </w:t>
      </w:r>
      <w:r w:rsidR="001046D4" w:rsidRPr="00F1362D">
        <w:rPr>
          <w:rFonts w:ascii="Times New Roman" w:hAnsi="Times New Roman" w:cs="Times New Roman"/>
        </w:rPr>
        <w:t>activities in natural environments remained a mystery</w:t>
      </w:r>
      <w:r w:rsidR="00063434"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PEVuZE5vdGU+PENpdGU+PEF1dGhvcj5SaW5rZTwvQXV0aG9yPjxZZWFyPjIwMTM8L1llYXI+PFJl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PEVuZE5vdGU+PENpdGU+PEF1dGhvcj5SaW5rZTwvQXV0aG9yPjxZZWFyPjIwMTM8L1llYXI+PFJl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10, 11</w:t>
      </w:r>
      <w:r w:rsidR="00EC630F">
        <w:rPr>
          <w:rFonts w:ascii="Times New Roman" w:hAnsi="Times New Roman" w:cs="Times New Roman"/>
          <w:noProof/>
        </w:rPr>
        <w:t>)</w:t>
      </w:r>
      <w:r w:rsidR="00EC630F">
        <w:rPr>
          <w:rFonts w:ascii="Times New Roman" w:hAnsi="Times New Roman" w:cs="Times New Roman"/>
        </w:rPr>
        <w:fldChar w:fldCharType="end"/>
      </w:r>
      <w:r w:rsidR="001046D4" w:rsidRPr="00F1362D">
        <w:rPr>
          <w:rFonts w:ascii="Times New Roman" w:hAnsi="Times New Roman" w:cs="Times New Roman"/>
        </w:rPr>
        <w:t>.</w:t>
      </w:r>
      <w:r w:rsidR="009C6622">
        <w:rPr>
          <w:rFonts w:ascii="Times New Roman" w:hAnsi="Times New Roman" w:cs="Times New Roman"/>
        </w:rPr>
        <w:t xml:space="preserve"> While next-generation sequencing technologies have</w:t>
      </w:r>
      <w:r w:rsidR="00E57653">
        <w:rPr>
          <w:rFonts w:ascii="Times New Roman" w:hAnsi="Times New Roman" w:cs="Times New Roman"/>
        </w:rPr>
        <w:t xml:space="preserve"> </w:t>
      </w:r>
      <w:del w:id="38" w:author="German Uritskiy" w:date="2018-12-19T08:47:00Z">
        <w:r w:rsidR="009C6622">
          <w:rPr>
            <w:rFonts w:ascii="Times New Roman" w:hAnsi="Times New Roman" w:cs="Times New Roman"/>
          </w:rPr>
          <w:delText>recently taken over</w:delText>
        </w:r>
      </w:del>
      <w:ins w:id="39" w:author="German Uritskiy" w:date="2018-12-19T08:47:00Z">
        <w:r w:rsidR="00E57653">
          <w:rPr>
            <w:rFonts w:ascii="Times New Roman" w:hAnsi="Times New Roman" w:cs="Times New Roman"/>
          </w:rPr>
          <w:t>become commonplace in</w:t>
        </w:r>
      </w:ins>
      <w:r w:rsidR="00E57653">
        <w:rPr>
          <w:rFonts w:ascii="Times New Roman" w:hAnsi="Times New Roman" w:cs="Times New Roman"/>
        </w:rPr>
        <w:t xml:space="preserve"> the microbiology field, </w:t>
      </w:r>
      <w:del w:id="40" w:author="German Uritskiy" w:date="2018-12-19T08:47:00Z">
        <w:r w:rsidR="009C6622">
          <w:rPr>
            <w:rFonts w:ascii="Times New Roman" w:hAnsi="Times New Roman" w:cs="Times New Roman"/>
          </w:rPr>
          <w:delText>these</w:delText>
        </w:r>
      </w:del>
      <w:ins w:id="41" w:author="German Uritskiy" w:date="2018-12-19T08:47:00Z">
        <w:r w:rsidR="00E57653">
          <w:rPr>
            <w:rFonts w:ascii="Times New Roman" w:hAnsi="Times New Roman" w:cs="Times New Roman"/>
          </w:rPr>
          <w:t>ther</w:t>
        </w:r>
        <w:r w:rsidR="009C6622">
          <w:rPr>
            <w:rFonts w:ascii="Times New Roman" w:hAnsi="Times New Roman" w:cs="Times New Roman"/>
          </w:rPr>
          <w:t>e</w:t>
        </w:r>
      </w:ins>
      <w:r w:rsidR="009C6622">
        <w:rPr>
          <w:rFonts w:ascii="Times New Roman" w:hAnsi="Times New Roman" w:cs="Times New Roman"/>
        </w:rPr>
        <w:t xml:space="preserve"> has been lack of critical analysis of the prospects</w:t>
      </w:r>
      <w:ins w:id="42" w:author="German Uritskiy" w:date="2018-12-19T08:47:00Z">
        <w:r w:rsidR="009C6622">
          <w:rPr>
            <w:rFonts w:ascii="Times New Roman" w:hAnsi="Times New Roman" w:cs="Times New Roman"/>
          </w:rPr>
          <w:t xml:space="preserve"> of </w:t>
        </w:r>
        <w:r w:rsidR="00E57653">
          <w:rPr>
            <w:rFonts w:ascii="Times New Roman" w:hAnsi="Times New Roman" w:cs="Times New Roman"/>
          </w:rPr>
          <w:t>the application</w:t>
        </w:r>
      </w:ins>
      <w:r w:rsidR="00E57653">
        <w:rPr>
          <w:rFonts w:ascii="Times New Roman" w:hAnsi="Times New Roman" w:cs="Times New Roman"/>
        </w:rPr>
        <w:t xml:space="preserve"> of </w:t>
      </w:r>
      <w:r w:rsidR="009C6622">
        <w:rPr>
          <w:rFonts w:ascii="Times New Roman" w:hAnsi="Times New Roman" w:cs="Times New Roman"/>
        </w:rPr>
        <w:t>these technologies in halophilic microbiomes.</w:t>
      </w:r>
      <w:r w:rsidR="001046D4" w:rsidRPr="00F1362D">
        <w:rPr>
          <w:rFonts w:ascii="Times New Roman" w:hAnsi="Times New Roman" w:cs="Times New Roman"/>
        </w:rPr>
        <w:t xml:space="preserve"> </w:t>
      </w:r>
      <w:r w:rsidR="00D63E2B">
        <w:rPr>
          <w:rFonts w:ascii="Times New Roman" w:hAnsi="Times New Roman" w:cs="Times New Roman"/>
        </w:rPr>
        <w:t>In this review</w:t>
      </w:r>
      <w:r w:rsidR="00995AF7">
        <w:rPr>
          <w:rFonts w:ascii="Times New Roman" w:hAnsi="Times New Roman" w:cs="Times New Roman"/>
        </w:rPr>
        <w:t>,</w:t>
      </w:r>
      <w:r w:rsidR="00D63E2B">
        <w:rPr>
          <w:rFonts w:ascii="Times New Roman" w:hAnsi="Times New Roman" w:cs="Times New Roman"/>
        </w:rPr>
        <w:t xml:space="preserve"> we discuss the </w:t>
      </w:r>
      <w:r w:rsidR="009C6622">
        <w:rPr>
          <w:rFonts w:ascii="Times New Roman" w:hAnsi="Times New Roman" w:cs="Times New Roman"/>
        </w:rPr>
        <w:t>advantages</w:t>
      </w:r>
      <w:r w:rsidR="00D63E2B">
        <w:rPr>
          <w:rFonts w:ascii="Times New Roman" w:hAnsi="Times New Roman" w:cs="Times New Roman"/>
        </w:rPr>
        <w:t xml:space="preserve"> and limitations of applying shotgun metagenomic sequencing to uncover the structure and functioning of halophilic microbiomes</w:t>
      </w:r>
      <w:r w:rsidR="009C6622">
        <w:rPr>
          <w:rFonts w:ascii="Times New Roman" w:hAnsi="Times New Roman" w:cs="Times New Roman"/>
        </w:rPr>
        <w:t>, while also discussing unique analytical adjustments that are required to de-convolute these complex communities</w:t>
      </w:r>
      <w:r w:rsidR="00D63E2B">
        <w:rPr>
          <w:rFonts w:ascii="Times New Roman" w:hAnsi="Times New Roman" w:cs="Times New Roman"/>
        </w:rPr>
        <w:t xml:space="preserve">. </w:t>
      </w:r>
    </w:p>
    <w:p w14:paraId="2E6C1BE2" w14:textId="77777777" w:rsidR="00FF2604" w:rsidRPr="00F1362D" w:rsidRDefault="00FF2604" w:rsidP="00D97A46">
      <w:pPr>
        <w:rPr>
          <w:rFonts w:ascii="Times New Roman" w:hAnsi="Times New Roman" w:cs="Times New Roman"/>
        </w:rPr>
      </w:pPr>
    </w:p>
    <w:p w14:paraId="5536897F" w14:textId="0712AA28" w:rsidR="004A60E2" w:rsidRPr="00F1362D" w:rsidRDefault="00111BD5" w:rsidP="00D97A46">
      <w:pPr>
        <w:rPr>
          <w:rFonts w:ascii="Times New Roman" w:hAnsi="Times New Roman" w:cs="Times New Roman"/>
          <w:b/>
        </w:rPr>
      </w:pPr>
      <w:r w:rsidRPr="00F1362D">
        <w:rPr>
          <w:rFonts w:ascii="Times New Roman" w:hAnsi="Times New Roman" w:cs="Times New Roman"/>
          <w:b/>
        </w:rPr>
        <w:t>Shotgun</w:t>
      </w:r>
      <w:r w:rsidR="004A60E2" w:rsidRPr="00F1362D">
        <w:rPr>
          <w:rFonts w:ascii="Times New Roman" w:hAnsi="Times New Roman" w:cs="Times New Roman"/>
          <w:b/>
        </w:rPr>
        <w:t xml:space="preserve"> sequencing in metagenomics</w:t>
      </w:r>
    </w:p>
    <w:p w14:paraId="76377CE1" w14:textId="034F2469" w:rsidR="00C75E1E" w:rsidRPr="00F1362D" w:rsidRDefault="004A60E2" w:rsidP="00D97A46">
      <w:pPr>
        <w:rPr>
          <w:rFonts w:ascii="Times New Roman" w:hAnsi="Times New Roman" w:cs="Times New Roman"/>
        </w:rPr>
      </w:pPr>
      <w:r w:rsidRPr="00F1362D">
        <w:rPr>
          <w:rFonts w:ascii="Times New Roman" w:hAnsi="Times New Roman" w:cs="Times New Roman"/>
        </w:rPr>
        <w:tab/>
      </w:r>
      <w:r w:rsidR="001046D4" w:rsidRPr="00F1362D">
        <w:rPr>
          <w:rFonts w:ascii="Times New Roman" w:hAnsi="Times New Roman" w:cs="Times New Roman"/>
        </w:rPr>
        <w:t xml:space="preserve">The </w:t>
      </w:r>
      <w:del w:id="43" w:author="German Uritskiy" w:date="2018-12-19T08:47:00Z">
        <w:r w:rsidR="001046D4" w:rsidRPr="00F1362D">
          <w:rPr>
            <w:rFonts w:ascii="Times New Roman" w:hAnsi="Times New Roman" w:cs="Times New Roman"/>
          </w:rPr>
          <w:delText xml:space="preserve">recent </w:delText>
        </w:r>
      </w:del>
      <w:r w:rsidR="001046D4" w:rsidRPr="00F1362D">
        <w:rPr>
          <w:rFonts w:ascii="Times New Roman" w:hAnsi="Times New Roman" w:cs="Times New Roman"/>
        </w:rPr>
        <w:t xml:space="preserve">rapid </w:t>
      </w:r>
      <w:del w:id="44" w:author="German Uritskiy" w:date="2018-12-19T08:47:00Z">
        <w:r w:rsidR="001046D4" w:rsidRPr="00F1362D">
          <w:rPr>
            <w:rFonts w:ascii="Times New Roman" w:hAnsi="Times New Roman" w:cs="Times New Roman"/>
          </w:rPr>
          <w:delText>development of</w:delText>
        </w:r>
      </w:del>
      <w:ins w:id="45" w:author="German Uritskiy" w:date="2018-12-19T08:47:00Z">
        <w:r w:rsidR="001F29EC">
          <w:rPr>
            <w:rFonts w:ascii="Times New Roman" w:hAnsi="Times New Roman" w:cs="Times New Roman"/>
          </w:rPr>
          <w:t>improvements in</w:t>
        </w:r>
      </w:ins>
      <w:r w:rsidR="001F29EC">
        <w:rPr>
          <w:rFonts w:ascii="Times New Roman" w:hAnsi="Times New Roman" w:cs="Times New Roman"/>
        </w:rPr>
        <w:t xml:space="preserve"> </w:t>
      </w:r>
      <w:r w:rsidR="001046D4" w:rsidRPr="00F1362D">
        <w:rPr>
          <w:rFonts w:ascii="Times New Roman" w:hAnsi="Times New Roman" w:cs="Times New Roman"/>
        </w:rPr>
        <w:t>h</w:t>
      </w:r>
      <w:r w:rsidR="004049FF" w:rsidRPr="00F1362D">
        <w:rPr>
          <w:rFonts w:ascii="Times New Roman" w:hAnsi="Times New Roman" w:cs="Times New Roman"/>
        </w:rPr>
        <w:t xml:space="preserve">igh-throughput </w:t>
      </w:r>
      <w:r w:rsidR="001046D4" w:rsidRPr="00F1362D">
        <w:rPr>
          <w:rFonts w:ascii="Times New Roman" w:hAnsi="Times New Roman" w:cs="Times New Roman"/>
        </w:rPr>
        <w:t xml:space="preserve">DNA </w:t>
      </w:r>
      <w:r w:rsidR="004049FF" w:rsidRPr="00F1362D">
        <w:rPr>
          <w:rFonts w:ascii="Times New Roman" w:hAnsi="Times New Roman" w:cs="Times New Roman"/>
        </w:rPr>
        <w:t xml:space="preserve">sequencing </w:t>
      </w:r>
      <w:r w:rsidR="001046D4" w:rsidRPr="00F1362D">
        <w:rPr>
          <w:rFonts w:ascii="Times New Roman" w:hAnsi="Times New Roman" w:cs="Times New Roman"/>
        </w:rPr>
        <w:t>technologies</w:t>
      </w:r>
      <w:ins w:id="46" w:author="German Uritskiy" w:date="2018-12-19T08:47:00Z">
        <w:r w:rsidR="001046D4" w:rsidRPr="00F1362D">
          <w:rPr>
            <w:rFonts w:ascii="Times New Roman" w:hAnsi="Times New Roman" w:cs="Times New Roman"/>
          </w:rPr>
          <w:t xml:space="preserve"> </w:t>
        </w:r>
        <w:r w:rsidR="001F29EC">
          <w:rPr>
            <w:rFonts w:ascii="Times New Roman" w:hAnsi="Times New Roman" w:cs="Times New Roman"/>
          </w:rPr>
          <w:t>since 2008</w:t>
        </w:r>
      </w:ins>
      <w:r w:rsidR="001F29EC">
        <w:rPr>
          <w:rFonts w:ascii="Times New Roman" w:hAnsi="Times New Roman" w:cs="Times New Roman"/>
        </w:rPr>
        <w:t xml:space="preserve"> </w:t>
      </w:r>
      <w:r w:rsidR="004049FF" w:rsidRPr="00F1362D">
        <w:rPr>
          <w:rFonts w:ascii="Times New Roman" w:hAnsi="Times New Roman" w:cs="Times New Roman"/>
        </w:rPr>
        <w:t xml:space="preserve">has </w:t>
      </w:r>
      <w:r w:rsidR="001046D4" w:rsidRPr="00F1362D">
        <w:rPr>
          <w:rFonts w:ascii="Times New Roman" w:hAnsi="Times New Roman" w:cs="Times New Roman"/>
        </w:rPr>
        <w:t xml:space="preserve">propelled </w:t>
      </w:r>
      <w:r w:rsidR="004049FF" w:rsidRPr="00F1362D">
        <w:rPr>
          <w:rFonts w:ascii="Times New Roman" w:hAnsi="Times New Roman" w:cs="Times New Roman"/>
        </w:rPr>
        <w:t xml:space="preserve">our understanding of </w:t>
      </w:r>
      <w:r w:rsidR="00111BD5" w:rsidRPr="00F1362D">
        <w:rPr>
          <w:rFonts w:ascii="Times New Roman" w:hAnsi="Times New Roman" w:cs="Times New Roman"/>
        </w:rPr>
        <w:t xml:space="preserve">not only single-organism genetics, but also </w:t>
      </w:r>
      <w:r w:rsidR="004049FF" w:rsidRPr="00F1362D">
        <w:rPr>
          <w:rFonts w:ascii="Times New Roman" w:hAnsi="Times New Roman" w:cs="Times New Roman"/>
        </w:rPr>
        <w:t xml:space="preserve">microbiome community structure and function. </w:t>
      </w:r>
      <w:del w:id="47" w:author="German Uritskiy" w:date="2018-12-19T08:47:00Z">
        <w:r w:rsidR="00F30500" w:rsidRPr="00F1362D">
          <w:rPr>
            <w:rFonts w:ascii="Times New Roman" w:hAnsi="Times New Roman" w:cs="Times New Roman"/>
          </w:rPr>
          <w:delText>Marker</w:delText>
        </w:r>
      </w:del>
      <w:ins w:id="48" w:author="German Uritskiy" w:date="2018-12-19T08:47:00Z">
        <w:r w:rsidR="00AF0831">
          <w:rPr>
            <w:rFonts w:ascii="Times New Roman" w:hAnsi="Times New Roman" w:cs="Times New Roman"/>
          </w:rPr>
          <w:t>While m</w:t>
        </w:r>
        <w:r w:rsidR="00F30500" w:rsidRPr="00F1362D">
          <w:rPr>
            <w:rFonts w:ascii="Times New Roman" w:hAnsi="Times New Roman" w:cs="Times New Roman"/>
          </w:rPr>
          <w:t>arker</w:t>
        </w:r>
      </w:ins>
      <w:r w:rsidR="00F30500" w:rsidRPr="00F1362D">
        <w:rPr>
          <w:rFonts w:ascii="Times New Roman" w:hAnsi="Times New Roman" w:cs="Times New Roman"/>
        </w:rPr>
        <w:t xml:space="preserve"> gene (particularly 16S rRNA) amplicon sequencing revealed the taxonomic composition of a given community through sequencing a small targeted fraction of the community’s DNA, </w:t>
      </w:r>
      <w:del w:id="49" w:author="German Uritskiy" w:date="2018-12-19T08:47:00Z">
        <w:r w:rsidR="00F30500" w:rsidRPr="00F1362D">
          <w:rPr>
            <w:rFonts w:ascii="Times New Roman" w:hAnsi="Times New Roman" w:cs="Times New Roman"/>
          </w:rPr>
          <w:delText xml:space="preserve">but </w:delText>
        </w:r>
      </w:del>
      <w:r w:rsidR="00F30500" w:rsidRPr="00F1362D">
        <w:rPr>
          <w:rFonts w:ascii="Times New Roman" w:hAnsi="Times New Roman" w:cs="Times New Roman"/>
        </w:rPr>
        <w:t xml:space="preserve">the remaining microbial genomic content </w:t>
      </w:r>
      <w:del w:id="50" w:author="German Uritskiy" w:date="2018-12-19T08:47:00Z">
        <w:r w:rsidR="00F30500" w:rsidRPr="00F1362D">
          <w:rPr>
            <w:rFonts w:ascii="Times New Roman" w:hAnsi="Times New Roman" w:cs="Times New Roman"/>
          </w:rPr>
          <w:delText>remained</w:delText>
        </w:r>
      </w:del>
      <w:ins w:id="51" w:author="German Uritskiy" w:date="2018-12-19T08:47:00Z">
        <w:r w:rsidR="00171573">
          <w:rPr>
            <w:rFonts w:ascii="Times New Roman" w:hAnsi="Times New Roman" w:cs="Times New Roman"/>
          </w:rPr>
          <w:t>was left</w:t>
        </w:r>
      </w:ins>
      <w:r w:rsidR="00F30500" w:rsidRPr="00F1362D">
        <w:rPr>
          <w:rFonts w:ascii="Times New Roman" w:hAnsi="Times New Roman" w:cs="Times New Roman"/>
        </w:rPr>
        <w:t xml:space="preserve"> unexplored. </w:t>
      </w:r>
      <w:del w:id="52" w:author="German Uritskiy" w:date="2018-12-19T08:47:00Z">
        <w:r w:rsidR="00F30500" w:rsidRPr="00F1362D">
          <w:rPr>
            <w:rFonts w:ascii="Times New Roman" w:hAnsi="Times New Roman" w:cs="Times New Roman"/>
          </w:rPr>
          <w:delText>Recently</w:delText>
        </w:r>
      </w:del>
      <w:ins w:id="53" w:author="German Uritskiy" w:date="2018-12-19T08:47:00Z">
        <w:r w:rsidR="001F29EC">
          <w:rPr>
            <w:rFonts w:ascii="Times New Roman" w:hAnsi="Times New Roman" w:cs="Times New Roman"/>
          </w:rPr>
          <w:t>Since 2012</w:t>
        </w:r>
      </w:ins>
      <w:r w:rsidR="00F30500" w:rsidRPr="00F1362D">
        <w:rPr>
          <w:rFonts w:ascii="Times New Roman" w:hAnsi="Times New Roman" w:cs="Times New Roman"/>
        </w:rPr>
        <w:t>, however, the rapidly growing field of s</w:t>
      </w:r>
      <w:r w:rsidR="00111BD5" w:rsidRPr="00F1362D">
        <w:rPr>
          <w:rFonts w:ascii="Times New Roman" w:hAnsi="Times New Roman" w:cs="Times New Roman"/>
        </w:rPr>
        <w:t xml:space="preserve">hotgun sequencing </w:t>
      </w:r>
      <w:r w:rsidR="00F30500" w:rsidRPr="00F1362D">
        <w:rPr>
          <w:rFonts w:ascii="Times New Roman" w:hAnsi="Times New Roman" w:cs="Times New Roman"/>
        </w:rPr>
        <w:t>has been applied to</w:t>
      </w:r>
      <w:r w:rsidR="007D3656" w:rsidRPr="00F1362D">
        <w:rPr>
          <w:rFonts w:ascii="Times New Roman" w:hAnsi="Times New Roman" w:cs="Times New Roman"/>
        </w:rPr>
        <w:t xml:space="preserve"> microbiomes</w:t>
      </w:r>
      <w:r w:rsidR="00111BD5" w:rsidRPr="00F1362D">
        <w:rPr>
          <w:rFonts w:ascii="Times New Roman" w:hAnsi="Times New Roman" w:cs="Times New Roman"/>
        </w:rPr>
        <w:t xml:space="preserve">, </w:t>
      </w:r>
      <w:r w:rsidR="00F30500" w:rsidRPr="00F1362D">
        <w:rPr>
          <w:rFonts w:ascii="Times New Roman" w:hAnsi="Times New Roman" w:cs="Times New Roman"/>
        </w:rPr>
        <w:t xml:space="preserve">theoretically allowing for reconstruction of the entire microbial community </w:t>
      </w:r>
      <w:r w:rsidR="007D3656" w:rsidRPr="00F1362D">
        <w:rPr>
          <w:rFonts w:ascii="Times New Roman" w:hAnsi="Times New Roman" w:cs="Times New Roman"/>
        </w:rPr>
        <w:t xml:space="preserve">metagenome </w:t>
      </w:r>
      <w:r w:rsidR="00F30500" w:rsidRPr="00F1362D">
        <w:rPr>
          <w:rFonts w:ascii="Times New Roman" w:hAnsi="Times New Roman" w:cs="Times New Roman"/>
        </w:rPr>
        <w:t>by randomly sampling and sequencing all of its DNA content.</w:t>
      </w:r>
      <w:r w:rsidR="004F710C">
        <w:rPr>
          <w:rFonts w:ascii="Times New Roman" w:hAnsi="Times New Roman" w:cs="Times New Roman"/>
        </w:rPr>
        <w:t xml:space="preserve"> </w:t>
      </w:r>
      <w:del w:id="54" w:author="German Uritskiy" w:date="2018-12-19T08:47:00Z">
        <w:r w:rsidR="007D3656" w:rsidRPr="00F1362D">
          <w:rPr>
            <w:rFonts w:ascii="Times New Roman" w:hAnsi="Times New Roman" w:cs="Times New Roman"/>
          </w:rPr>
          <w:delText>In the past decade</w:delText>
        </w:r>
      </w:del>
      <w:ins w:id="55" w:author="German Uritskiy" w:date="2018-12-19T08:47:00Z">
        <w:r w:rsidR="004F710C">
          <w:rPr>
            <w:rFonts w:ascii="Times New Roman" w:hAnsi="Times New Roman" w:cs="Times New Roman"/>
          </w:rPr>
          <w:t>Since then</w:t>
        </w:r>
      </w:ins>
      <w:r w:rsidR="004F710C">
        <w:rPr>
          <w:rFonts w:ascii="Times New Roman" w:hAnsi="Times New Roman" w:cs="Times New Roman"/>
        </w:rPr>
        <w:t>, w</w:t>
      </w:r>
      <w:r w:rsidR="00111BD5" w:rsidRPr="00F1362D">
        <w:rPr>
          <w:rFonts w:ascii="Times New Roman" w:hAnsi="Times New Roman" w:cs="Times New Roman"/>
        </w:rPr>
        <w:t>hole metagenomic sequencing (WMGS)</w:t>
      </w:r>
      <w:r w:rsidR="007D3656" w:rsidRPr="00F1362D">
        <w:rPr>
          <w:rFonts w:ascii="Times New Roman" w:hAnsi="Times New Roman" w:cs="Times New Roman"/>
        </w:rPr>
        <w:t xml:space="preserve"> </w:t>
      </w:r>
      <w:del w:id="56" w:author="German Uritskiy" w:date="2018-12-19T08:47:00Z">
        <w:r w:rsidR="00F30500" w:rsidRPr="00F1362D">
          <w:rPr>
            <w:rFonts w:ascii="Times New Roman" w:hAnsi="Times New Roman" w:cs="Times New Roman"/>
          </w:rPr>
          <w:delText>rapidly propelled</w:delText>
        </w:r>
      </w:del>
      <w:ins w:id="57" w:author="German Uritskiy" w:date="2018-12-19T08:47:00Z">
        <w:r w:rsidR="004F710C">
          <w:rPr>
            <w:rFonts w:ascii="Times New Roman" w:hAnsi="Times New Roman" w:cs="Times New Roman"/>
          </w:rPr>
          <w:t>let to a number of important findings in</w:t>
        </w:r>
      </w:ins>
      <w:r w:rsidR="004F710C">
        <w:rPr>
          <w:rFonts w:ascii="Times New Roman" w:hAnsi="Times New Roman" w:cs="Times New Roman"/>
        </w:rPr>
        <w:t xml:space="preserve"> </w:t>
      </w:r>
      <w:r w:rsidR="00F30500" w:rsidRPr="00F1362D">
        <w:rPr>
          <w:rFonts w:ascii="Times New Roman" w:hAnsi="Times New Roman" w:cs="Times New Roman"/>
        </w:rPr>
        <w:t>microbiome research</w:t>
      </w:r>
      <w:r w:rsidR="007D3656"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PEVuZE5vdGU+PENpdGU+PEF1dGhvcj5SYW5qYW48L0F1dGhvcj48WWVhcj4yMDE2PC9ZZWFyPjxS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PEVuZE5vdGU+PENpdGU+PEF1dGhvcj5SYW5qYW48L0F1dGhvcj48WWVhcj4yMDE2PC9ZZWFyPjxS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12, 13</w:t>
      </w:r>
      <w:r w:rsidR="00EC630F">
        <w:rPr>
          <w:rFonts w:ascii="Times New Roman" w:hAnsi="Times New Roman" w:cs="Times New Roman"/>
          <w:noProof/>
        </w:rPr>
        <w:t>)</w:t>
      </w:r>
      <w:r w:rsidR="00EC630F">
        <w:rPr>
          <w:rFonts w:ascii="Times New Roman" w:hAnsi="Times New Roman" w:cs="Times New Roman"/>
        </w:rPr>
        <w:fldChar w:fldCharType="end"/>
      </w:r>
      <w:del w:id="58" w:author="German Uritskiy" w:date="2018-12-19T08:47:00Z">
        <w:r w:rsidR="00F30500" w:rsidRPr="00F1362D">
          <w:rPr>
            <w:rFonts w:ascii="Times New Roman" w:hAnsi="Times New Roman" w:cs="Times New Roman"/>
          </w:rPr>
          <w:delText>.</w:delText>
        </w:r>
        <w:r w:rsidR="00111BD5" w:rsidRPr="00F1362D">
          <w:rPr>
            <w:rFonts w:ascii="Times New Roman" w:hAnsi="Times New Roman" w:cs="Times New Roman"/>
          </w:rPr>
          <w:delText xml:space="preserve"> </w:delText>
        </w:r>
        <w:r w:rsidR="00F30500" w:rsidRPr="00F1362D">
          <w:rPr>
            <w:rFonts w:ascii="Times New Roman" w:hAnsi="Times New Roman" w:cs="Times New Roman"/>
          </w:rPr>
          <w:delText>For the first time,</w:delText>
        </w:r>
      </w:del>
      <w:ins w:id="59" w:author="German Uritskiy" w:date="2018-12-19T08:47:00Z">
        <w:r w:rsidR="00F30500" w:rsidRPr="00F1362D">
          <w:rPr>
            <w:rFonts w:ascii="Times New Roman" w:hAnsi="Times New Roman" w:cs="Times New Roman"/>
          </w:rPr>
          <w:t>,</w:t>
        </w:r>
        <w:r w:rsidR="002C4B56">
          <w:rPr>
            <w:rFonts w:ascii="Times New Roman" w:hAnsi="Times New Roman" w:cs="Times New Roman"/>
          </w:rPr>
          <w:t xml:space="preserve"> as</w:t>
        </w:r>
      </w:ins>
      <w:r w:rsidR="00F30500" w:rsidRPr="00F1362D">
        <w:rPr>
          <w:rFonts w:ascii="Times New Roman" w:hAnsi="Times New Roman" w:cs="Times New Roman"/>
        </w:rPr>
        <w:t xml:space="preserve"> </w:t>
      </w:r>
      <w:r w:rsidR="001046D4" w:rsidRPr="00F1362D">
        <w:rPr>
          <w:rFonts w:ascii="Times New Roman" w:hAnsi="Times New Roman" w:cs="Times New Roman"/>
        </w:rPr>
        <w:t>biologist</w:t>
      </w:r>
      <w:r w:rsidR="007D3656" w:rsidRPr="00F1362D">
        <w:rPr>
          <w:rFonts w:ascii="Times New Roman" w:hAnsi="Times New Roman" w:cs="Times New Roman"/>
        </w:rPr>
        <w:t>s</w:t>
      </w:r>
      <w:r w:rsidR="001046D4" w:rsidRPr="00F1362D">
        <w:rPr>
          <w:rFonts w:ascii="Times New Roman" w:hAnsi="Times New Roman" w:cs="Times New Roman"/>
        </w:rPr>
        <w:t xml:space="preserve"> </w:t>
      </w:r>
      <w:r w:rsidR="00F30500" w:rsidRPr="00F1362D">
        <w:rPr>
          <w:rFonts w:ascii="Times New Roman" w:hAnsi="Times New Roman" w:cs="Times New Roman"/>
        </w:rPr>
        <w:t xml:space="preserve">were able </w:t>
      </w:r>
      <w:r w:rsidR="004049FF" w:rsidRPr="00F1362D">
        <w:rPr>
          <w:rFonts w:ascii="Times New Roman" w:hAnsi="Times New Roman" w:cs="Times New Roman"/>
        </w:rPr>
        <w:t>to thoroughly investigate microbial communities</w:t>
      </w:r>
      <w:r w:rsidR="00063434" w:rsidRPr="00F1362D">
        <w:rPr>
          <w:rFonts w:ascii="Times New Roman" w:hAnsi="Times New Roman" w:cs="Times New Roman"/>
        </w:rPr>
        <w:t xml:space="preserve"> </w:t>
      </w:r>
      <w:r w:rsidR="00F30500" w:rsidRPr="00F1362D">
        <w:rPr>
          <w:rFonts w:ascii="Times New Roman" w:hAnsi="Times New Roman" w:cs="Times New Roman"/>
        </w:rPr>
        <w:t xml:space="preserve">at the genetic level without being confined to studying culturable species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&lt;EndNote&gt;&lt;Cite&gt;&lt;Author&gt;Quince&lt;/Author&gt;&lt;Year&gt;2017&lt;/Year&gt;&lt;RecNum&gt;8424&lt;/RecNum&gt;&lt;DisplayText&gt;(&lt;style face="italic"&gt;14&lt;/style&gt;)&lt;/DisplayText&gt;&lt;record&gt;&lt;rec-number&gt;8424&lt;/rec-number&gt;&lt;foreign-keys&gt;&lt;key app="EN" db-id="vawrdvfvexr9z1e5pd0p92dt2dzpvp0ezpsr" timestamp="1518031617"&gt;8424&lt;/key&gt;&lt;/foreign-keys&gt;&lt;ref-type name="Journal Article"&gt;17&lt;/ref-type&gt;&lt;contributors&gt;&lt;authors&gt;&lt;author&gt;Quince, C.&lt;/author&gt;&lt;author&gt;Walker, A. W.&lt;/author&gt;&lt;author&gt;Simpson, J. T.&lt;/author&gt;&lt;author&gt;Loman, N. J.&lt;/author&gt;&lt;author&gt;Segata, N.&lt;/author&gt;&lt;/authors&gt;&lt;/contributors&gt;&lt;titles&gt;&lt;title&gt;Corrigendum: Shotgun metagenomics, from sampling to analysis&lt;/title&gt;&lt;secondary-title&gt;Nat Biotechnol&lt;/secondary-title&gt;&lt;/titles&gt;&lt;periodical&gt;&lt;full-title&gt;Nat Biotechnol&lt;/full-title&gt;&lt;/periodical&gt;&lt;pages&gt;1211&lt;/pages&gt;&lt;volume&gt;35&lt;/volume&gt;&lt;number&gt;12&lt;/number&gt;&lt;dates&gt;&lt;year&gt;2017&lt;/year&gt;&lt;pub-dates&gt;&lt;date&gt;Dec 8&lt;/date&gt;&lt;/pub-dates&gt;&lt;/dates&gt;&lt;isbn&gt;1546-1696 (Electronic)&amp;#xD;1087-0156 (Linking)&lt;/isbn&gt;&lt;accession-num&gt;29220029&lt;/accession-num&gt;&lt;urls&gt;&lt;related-urls&gt;&lt;url&gt;https://www.ncbi.nlm.nih.gov/pubmed/29220029&lt;/url&gt;&lt;/related-urls&gt;&lt;/urls&gt;&lt;electronic-resource-num&gt;10.1038/nbt1217-1211b&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14</w:t>
      </w:r>
      <w:r w:rsidR="00EC630F">
        <w:rPr>
          <w:rFonts w:ascii="Times New Roman" w:hAnsi="Times New Roman" w:cs="Times New Roman"/>
          <w:noProof/>
        </w:rPr>
        <w:t>)</w:t>
      </w:r>
      <w:r w:rsidR="00EC630F">
        <w:rPr>
          <w:rFonts w:ascii="Times New Roman" w:hAnsi="Times New Roman" w:cs="Times New Roman"/>
        </w:rPr>
        <w:fldChar w:fldCharType="end"/>
      </w:r>
      <w:r w:rsidR="004049FF" w:rsidRPr="00F1362D">
        <w:rPr>
          <w:rFonts w:ascii="Times New Roman" w:hAnsi="Times New Roman" w:cs="Times New Roman"/>
        </w:rPr>
        <w:t xml:space="preserve">. </w:t>
      </w:r>
    </w:p>
    <w:p w14:paraId="57A191E0" w14:textId="6DCB7789" w:rsidR="00197D09" w:rsidRPr="00F1362D" w:rsidRDefault="003E72D4" w:rsidP="00D97A46">
      <w:pPr>
        <w:rPr>
          <w:rFonts w:ascii="Times New Roman" w:hAnsi="Times New Roman" w:cs="Times New Roman"/>
        </w:rPr>
      </w:pPr>
      <w:r w:rsidRPr="00F1362D">
        <w:rPr>
          <w:rFonts w:ascii="Times New Roman" w:hAnsi="Times New Roman" w:cs="Times New Roman"/>
        </w:rPr>
        <w:tab/>
      </w:r>
      <w:ins w:id="60" w:author="German Uritskiy" w:date="2018-12-19T08:47:00Z">
        <w:r w:rsidRPr="00F1362D">
          <w:rPr>
            <w:rFonts w:ascii="Times New Roman" w:hAnsi="Times New Roman" w:cs="Times New Roman"/>
          </w:rPr>
          <w:t xml:space="preserve"> </w:t>
        </w:r>
        <w:r w:rsidR="00045EEF">
          <w:rPr>
            <w:rFonts w:ascii="Times New Roman" w:hAnsi="Times New Roman" w:cs="Times New Roman"/>
          </w:rPr>
          <w:t xml:space="preserve">In </w:t>
        </w:r>
      </w:ins>
      <w:r w:rsidR="00045EEF">
        <w:rPr>
          <w:rFonts w:ascii="Times New Roman" w:hAnsi="Times New Roman" w:cs="Times New Roman"/>
        </w:rPr>
        <w:t>WMGS</w:t>
      </w:r>
      <w:del w:id="61" w:author="German Uritskiy" w:date="2018-12-19T08:47:00Z">
        <w:r w:rsidRPr="00F1362D">
          <w:rPr>
            <w:rFonts w:ascii="Times New Roman" w:hAnsi="Times New Roman" w:cs="Times New Roman"/>
          </w:rPr>
          <w:delText xml:space="preserve"> does not come without challenges</w:delText>
        </w:r>
        <w:r w:rsidR="00E11926" w:rsidRPr="00F1362D">
          <w:rPr>
            <w:rFonts w:ascii="Times New Roman" w:hAnsi="Times New Roman" w:cs="Times New Roman"/>
          </w:rPr>
          <w:delText xml:space="preserve"> and limitations</w:delText>
        </w:r>
        <w:r w:rsidRPr="00F1362D">
          <w:rPr>
            <w:rFonts w:ascii="Times New Roman" w:hAnsi="Times New Roman" w:cs="Times New Roman"/>
          </w:rPr>
          <w:delText xml:space="preserve"> however. </w:delText>
        </w:r>
        <w:r w:rsidR="00E11926" w:rsidRPr="00F1362D">
          <w:rPr>
            <w:rFonts w:ascii="Times New Roman" w:hAnsi="Times New Roman" w:cs="Times New Roman"/>
          </w:rPr>
          <w:delText xml:space="preserve">While rapidly developing, sequencing technology is still far from being able to produce </w:delText>
        </w:r>
      </w:del>
      <w:ins w:id="62" w:author="German Uritskiy" w:date="2018-12-19T08:47:00Z">
        <w:r w:rsidR="00045EEF">
          <w:rPr>
            <w:rFonts w:ascii="Times New Roman" w:hAnsi="Times New Roman" w:cs="Times New Roman"/>
          </w:rPr>
          <w:t xml:space="preserve">, </w:t>
        </w:r>
      </w:ins>
      <w:r w:rsidR="00045EEF">
        <w:rPr>
          <w:rFonts w:ascii="Times New Roman" w:hAnsi="Times New Roman" w:cs="Times New Roman"/>
        </w:rPr>
        <w:t xml:space="preserve">the </w:t>
      </w:r>
      <w:del w:id="63" w:author="German Uritskiy" w:date="2018-12-19T08:47:00Z">
        <w:r w:rsidR="00E11926" w:rsidRPr="00F1362D">
          <w:rPr>
            <w:rFonts w:ascii="Times New Roman" w:hAnsi="Times New Roman" w:cs="Times New Roman"/>
          </w:rPr>
          <w:delText>complete genomes</w:delText>
        </w:r>
      </w:del>
      <w:ins w:id="64" w:author="German Uritskiy" w:date="2018-12-19T08:47:00Z">
        <w:r w:rsidR="00045EEF">
          <w:rPr>
            <w:rFonts w:ascii="Times New Roman" w:hAnsi="Times New Roman" w:cs="Times New Roman"/>
          </w:rPr>
          <w:t>extracted DNA content</w:t>
        </w:r>
      </w:ins>
      <w:r w:rsidR="00045EEF">
        <w:rPr>
          <w:rFonts w:ascii="Times New Roman" w:hAnsi="Times New Roman" w:cs="Times New Roman"/>
        </w:rPr>
        <w:t xml:space="preserve"> of </w:t>
      </w:r>
      <w:del w:id="65" w:author="German Uritskiy" w:date="2018-12-19T08:47:00Z">
        <w:r w:rsidR="00E11926" w:rsidRPr="00F1362D">
          <w:rPr>
            <w:rFonts w:ascii="Times New Roman" w:hAnsi="Times New Roman" w:cs="Times New Roman"/>
          </w:rPr>
          <w:delText xml:space="preserve">all the organism found in </w:delText>
        </w:r>
      </w:del>
      <w:r w:rsidR="00045EEF">
        <w:rPr>
          <w:rFonts w:ascii="Times New Roman" w:hAnsi="Times New Roman" w:cs="Times New Roman"/>
        </w:rPr>
        <w:t>a microbial community</w:t>
      </w:r>
      <w:del w:id="66" w:author="German Uritskiy" w:date="2018-12-19T08:47:00Z">
        <w:r w:rsidRPr="00F1362D">
          <w:rPr>
            <w:rFonts w:ascii="Times New Roman" w:hAnsi="Times New Roman" w:cs="Times New Roman"/>
          </w:rPr>
          <w:delText>. Instead, WMGS produces</w:delText>
        </w:r>
      </w:del>
      <w:ins w:id="67" w:author="German Uritskiy" w:date="2018-12-19T08:47:00Z">
        <w:r w:rsidR="00045EEF">
          <w:rPr>
            <w:rFonts w:ascii="Times New Roman" w:hAnsi="Times New Roman" w:cs="Times New Roman"/>
          </w:rPr>
          <w:t xml:space="preserve"> is randomly broken into</w:t>
        </w:r>
      </w:ins>
      <w:r w:rsidR="00045EEF">
        <w:rPr>
          <w:rFonts w:ascii="Times New Roman" w:hAnsi="Times New Roman" w:cs="Times New Roman"/>
        </w:rPr>
        <w:t xml:space="preserve"> short </w:t>
      </w:r>
      <w:ins w:id="68" w:author="German Uritskiy" w:date="2018-12-19T08:47:00Z">
        <w:r w:rsidR="00045EEF">
          <w:rPr>
            <w:rFonts w:ascii="Times New Roman" w:hAnsi="Times New Roman" w:cs="Times New Roman"/>
          </w:rPr>
          <w:t>(100-1000bp) fragments, and sequenced. M</w:t>
        </w:r>
        <w:r w:rsidR="00DC5847">
          <w:rPr>
            <w:rFonts w:ascii="Times New Roman" w:hAnsi="Times New Roman" w:cs="Times New Roman"/>
          </w:rPr>
          <w:t xml:space="preserve">ost sequencing platforms produce </w:t>
        </w:r>
        <w:r w:rsidRPr="00F1362D">
          <w:rPr>
            <w:rFonts w:ascii="Times New Roman" w:hAnsi="Times New Roman" w:cs="Times New Roman"/>
          </w:rPr>
          <w:t xml:space="preserve">short </w:t>
        </w:r>
      </w:ins>
      <w:r w:rsidRPr="00F1362D">
        <w:rPr>
          <w:rFonts w:ascii="Times New Roman" w:hAnsi="Times New Roman" w:cs="Times New Roman"/>
        </w:rPr>
        <w:t>reads (50-200 base pairs</w:t>
      </w:r>
      <w:del w:id="69" w:author="German Uritskiy" w:date="2018-12-19T08:47:00Z">
        <w:r w:rsidRPr="00F1362D">
          <w:rPr>
            <w:rFonts w:ascii="Times New Roman" w:hAnsi="Times New Roman" w:cs="Times New Roman"/>
          </w:rPr>
          <w:delText>) that</w:delText>
        </w:r>
      </w:del>
      <w:ins w:id="70" w:author="German Uritskiy" w:date="2018-12-19T08:47:00Z">
        <w:r w:rsidRPr="00F1362D">
          <w:rPr>
            <w:rFonts w:ascii="Times New Roman" w:hAnsi="Times New Roman" w:cs="Times New Roman"/>
          </w:rPr>
          <w:t>)</w:t>
        </w:r>
        <w:r w:rsidR="00045EEF">
          <w:rPr>
            <w:rFonts w:ascii="Times New Roman" w:hAnsi="Times New Roman" w:cs="Times New Roman"/>
          </w:rPr>
          <w:t>, which</w:t>
        </w:r>
      </w:ins>
      <w:r w:rsidRPr="00F1362D">
        <w:rPr>
          <w:rFonts w:ascii="Times New Roman" w:hAnsi="Times New Roman" w:cs="Times New Roman"/>
        </w:rPr>
        <w:t xml:space="preserve"> come from random locations of various organisms in the sequenced community</w:t>
      </w:r>
      <w:r w:rsidR="000B7407"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PEVuZE5vdGU+PENpdGU+PEF1dGhvcj5Ib3dlPC9BdXRob3I+PFllYXI+MjAxNTwvWWVhcj48UmVj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PEVuZE5vdGU+PENpdGU+PEF1dGhvcj5Ib3dlPC9BdXRob3I+PFllYXI+MjAxNTwvWWVhcj48UmVj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15, 16</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del w:id="71" w:author="German Uritskiy" w:date="2018-12-19T08:47:00Z">
        <w:r w:rsidR="00E11926" w:rsidRPr="00F1362D">
          <w:rPr>
            <w:rFonts w:ascii="Times New Roman" w:hAnsi="Times New Roman" w:cs="Times New Roman"/>
          </w:rPr>
          <w:delText>Even in isolation cultures, a</w:delText>
        </w:r>
        <w:r w:rsidRPr="00F1362D">
          <w:rPr>
            <w:rFonts w:ascii="Times New Roman" w:hAnsi="Times New Roman" w:cs="Times New Roman"/>
          </w:rPr>
          <w:delText xml:space="preserve">ssembling the </w:delText>
        </w:r>
        <w:r w:rsidR="00E11926" w:rsidRPr="00F1362D">
          <w:rPr>
            <w:rFonts w:ascii="Times New Roman" w:hAnsi="Times New Roman" w:cs="Times New Roman"/>
          </w:rPr>
          <w:delText xml:space="preserve">genomes </w:delText>
        </w:r>
        <w:r w:rsidRPr="00F1362D">
          <w:rPr>
            <w:rFonts w:ascii="Times New Roman" w:hAnsi="Times New Roman" w:cs="Times New Roman"/>
          </w:rPr>
          <w:delText>of single isolated organism</w:delText>
        </w:r>
        <w:r w:rsidR="00E11926" w:rsidRPr="00F1362D">
          <w:rPr>
            <w:rFonts w:ascii="Times New Roman" w:hAnsi="Times New Roman" w:cs="Times New Roman"/>
          </w:rPr>
          <w:delText>s</w:delText>
        </w:r>
      </w:del>
      <w:ins w:id="72" w:author="German Uritskiy" w:date="2018-12-19T08:47:00Z">
        <w:r w:rsidR="00045EEF" w:rsidRPr="00F1362D">
          <w:rPr>
            <w:rFonts w:ascii="Times New Roman" w:hAnsi="Times New Roman" w:cs="Times New Roman"/>
          </w:rPr>
          <w:t xml:space="preserve">While </w:t>
        </w:r>
        <w:r w:rsidR="00045EEF">
          <w:rPr>
            <w:rFonts w:ascii="Times New Roman" w:hAnsi="Times New Roman" w:cs="Times New Roman"/>
          </w:rPr>
          <w:t>sequencing technologies are</w:t>
        </w:r>
        <w:r w:rsidR="00045EEF" w:rsidRPr="00F1362D">
          <w:rPr>
            <w:rFonts w:ascii="Times New Roman" w:hAnsi="Times New Roman" w:cs="Times New Roman"/>
          </w:rPr>
          <w:t xml:space="preserve"> rapidly developing, </w:t>
        </w:r>
        <w:r w:rsidR="00045EEF">
          <w:rPr>
            <w:rFonts w:ascii="Times New Roman" w:hAnsi="Times New Roman" w:cs="Times New Roman"/>
          </w:rPr>
          <w:t xml:space="preserve">they are </w:t>
        </w:r>
        <w:r w:rsidR="00045EEF" w:rsidRPr="00F1362D">
          <w:rPr>
            <w:rFonts w:ascii="Times New Roman" w:hAnsi="Times New Roman" w:cs="Times New Roman"/>
          </w:rPr>
          <w:t xml:space="preserve">still far from being able to produce the complete genomes of all the organism found in a microbial community. </w:t>
        </w:r>
        <w:r w:rsidR="00E11926" w:rsidRPr="00F1362D">
          <w:rPr>
            <w:rFonts w:ascii="Times New Roman" w:hAnsi="Times New Roman" w:cs="Times New Roman"/>
          </w:rPr>
          <w:t xml:space="preserve">Even in </w:t>
        </w:r>
        <w:r w:rsidR="00DC5847">
          <w:rPr>
            <w:rFonts w:ascii="Times New Roman" w:hAnsi="Times New Roman" w:cs="Times New Roman"/>
          </w:rPr>
          <w:t>an isolation culture of a single strain</w:t>
        </w:r>
        <w:r w:rsidR="00E11926" w:rsidRPr="00F1362D">
          <w:rPr>
            <w:rFonts w:ascii="Times New Roman" w:hAnsi="Times New Roman" w:cs="Times New Roman"/>
          </w:rPr>
          <w:t>, a</w:t>
        </w:r>
        <w:r w:rsidRPr="00F1362D">
          <w:rPr>
            <w:rFonts w:ascii="Times New Roman" w:hAnsi="Times New Roman" w:cs="Times New Roman"/>
          </w:rPr>
          <w:t xml:space="preserve">ssembling </w:t>
        </w:r>
        <w:r w:rsidR="00DC5847">
          <w:rPr>
            <w:rFonts w:ascii="Times New Roman" w:hAnsi="Times New Roman" w:cs="Times New Roman"/>
          </w:rPr>
          <w:t>its genome</w:t>
        </w:r>
      </w:ins>
      <w:r w:rsidR="00DC5847">
        <w:rPr>
          <w:rFonts w:ascii="Times New Roman" w:hAnsi="Times New Roman" w:cs="Times New Roman"/>
        </w:rPr>
        <w:t xml:space="preserve"> </w:t>
      </w:r>
      <w:r w:rsidRPr="00F1362D">
        <w:rPr>
          <w:rFonts w:ascii="Times New Roman" w:hAnsi="Times New Roman" w:cs="Times New Roman"/>
        </w:rPr>
        <w:t xml:space="preserve">from short-read </w:t>
      </w:r>
      <w:r w:rsidR="00E11926" w:rsidRPr="00F1362D">
        <w:rPr>
          <w:rFonts w:ascii="Times New Roman" w:hAnsi="Times New Roman" w:cs="Times New Roman"/>
        </w:rPr>
        <w:t xml:space="preserve">shotgun sequencing </w:t>
      </w:r>
      <w:r w:rsidRPr="00F1362D">
        <w:rPr>
          <w:rFonts w:ascii="Times New Roman" w:hAnsi="Times New Roman" w:cs="Times New Roman"/>
        </w:rPr>
        <w:t xml:space="preserve">data </w:t>
      </w:r>
      <w:r w:rsidR="00E11926" w:rsidRPr="00F1362D">
        <w:rPr>
          <w:rFonts w:ascii="Times New Roman" w:hAnsi="Times New Roman" w:cs="Times New Roman"/>
        </w:rPr>
        <w:t xml:space="preserve">is </w:t>
      </w:r>
      <w:r w:rsidRPr="00F1362D">
        <w:rPr>
          <w:rFonts w:ascii="Times New Roman" w:hAnsi="Times New Roman" w:cs="Times New Roman"/>
        </w:rPr>
        <w:t>a major computational challenge</w:t>
      </w:r>
      <w:r w:rsidR="00484CFE" w:rsidRPr="00F1362D">
        <w:rPr>
          <w:rFonts w:ascii="Times New Roman" w:hAnsi="Times New Roman" w:cs="Times New Roman"/>
        </w:rPr>
        <w:t>, and is often compared to completing a jigsaw puzzle with a million pieces</w:t>
      </w:r>
      <w:r w:rsidR="00AE4434" w:rsidRPr="00F1362D">
        <w:rPr>
          <w:rFonts w:ascii="Times New Roman" w:hAnsi="Times New Roman" w:cs="Times New Roman"/>
        </w:rPr>
        <w:t xml:space="preserv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&lt;EndNote&gt;&lt;Cite&gt;&lt;Author&gt;Pop&lt;/Author&gt;&lt;Year&gt;2009&lt;/Year&gt;&lt;RecNum&gt;8938&lt;/RecNum&gt;&lt;DisplayText&gt;(&lt;style face="italic"&gt;17&lt;/style&gt;)&lt;/DisplayText&gt;&lt;record&gt;&lt;rec-number&gt;8938&lt;/rec-number&gt;&lt;foreign-keys&gt;&lt;key app="EN" db-id="vawrdvfvexr9z1e5pd0p92dt2dzpvp0ezpsr" timestamp="1543336388"&gt;8938&lt;/key&gt;&lt;/foreign-keys&gt;&lt;ref-type name="Journal Article"&gt;17&lt;/ref-type&gt;&lt;contributors&gt;&lt;authors&gt;&lt;author&gt;Pop, M.&lt;/author&gt;&lt;/authors&gt;&lt;/contributors&gt;&lt;auth-address&gt;Department of Computer Science and the Center for Bioinformatics and Computational Biology at the University of Maryland, College Park, MD 20742, USA. mpop@umd.edu&lt;/auth-address&gt;&lt;titles&gt;&lt;title&gt;Genome assembly reborn: recent computational challenges&lt;/title&gt;&lt;secondary-title&gt;Brief Bioinform&lt;/secondary-title&gt;&lt;/titles&gt;&lt;periodical&gt;&lt;full-title&gt;Brief Bioinform&lt;/full-title&gt;&lt;/periodical&gt;&lt;pages&gt;354-66&lt;/pages&gt;&lt;volume&gt;10&lt;/volume&gt;&lt;number&gt;4&lt;/number&gt;&lt;keywords&gt;&lt;keyword&gt;*Algorithms&lt;/keyword&gt;&lt;keyword&gt;Computational Biology/*methods&lt;/keyword&gt;&lt;keyword&gt;Databases, Genetic&lt;/keyword&gt;&lt;keyword&gt;*Genome&lt;/keyword&gt;&lt;keyword&gt;Genomics&lt;/keyword&gt;&lt;keyword&gt;Humans&lt;/keyword&gt;&lt;keyword&gt;Sequence Analysis, DNA/*methods&lt;/keyword&gt;&lt;keyword&gt;Software&lt;/keyword&gt;&lt;/keywords&gt;&lt;dates&gt;&lt;year&gt;2009&lt;/year&gt;&lt;pub-dates&gt;&lt;date&gt;Jul&lt;/date&gt;&lt;/pub-dates&gt;&lt;/dates&gt;&lt;isbn&gt;1477-4054 (Electronic)&amp;#xD;1467-5463 (Linking)&lt;/isbn&gt;&lt;accession-num&gt;19482960&lt;/accession-num&gt;&lt;urls&gt;&lt;related-urls&gt;&lt;url&gt;https://www.ncbi.nlm.nih.gov/pubmed/19482960&lt;/url&gt;&lt;/related-urls&gt;&lt;/urls&gt;&lt;custom2&gt;PMC2691937&lt;/custom2&gt;&lt;electronic-resource-num&gt;10.1093/bib/bbp026&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17</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r w:rsidR="00484CFE" w:rsidRPr="00F1362D">
        <w:rPr>
          <w:rFonts w:ascii="Times New Roman" w:hAnsi="Times New Roman" w:cs="Times New Roman"/>
        </w:rPr>
        <w:t>On the other hand, p</w:t>
      </w:r>
      <w:r w:rsidRPr="00F1362D">
        <w:rPr>
          <w:rFonts w:ascii="Times New Roman" w:hAnsi="Times New Roman" w:cs="Times New Roman"/>
        </w:rPr>
        <w:t xml:space="preserve">roducing complete separate genomes from </w:t>
      </w:r>
      <w:r w:rsidR="00484CFE" w:rsidRPr="00F1362D">
        <w:rPr>
          <w:rFonts w:ascii="Times New Roman" w:hAnsi="Times New Roman" w:cs="Times New Roman"/>
        </w:rPr>
        <w:t xml:space="preserve">WMGS of a complex microbial community, where each read belongs in a random position </w:t>
      </w:r>
      <w:r w:rsidR="00E11926" w:rsidRPr="00F1362D">
        <w:rPr>
          <w:rFonts w:ascii="Times New Roman" w:hAnsi="Times New Roman" w:cs="Times New Roman"/>
        </w:rPr>
        <w:t xml:space="preserve">on a random </w:t>
      </w:r>
      <w:del w:id="73" w:author="German Uritskiy" w:date="2018-12-19T08:47:00Z">
        <w:r w:rsidR="00E11926" w:rsidRPr="00F1362D">
          <w:rPr>
            <w:rFonts w:ascii="Times New Roman" w:hAnsi="Times New Roman" w:cs="Times New Roman"/>
          </w:rPr>
          <w:delText>organism</w:delText>
        </w:r>
      </w:del>
      <w:ins w:id="74" w:author="German Uritskiy" w:date="2018-12-19T08:47:00Z">
        <w:r w:rsidR="00287BC7">
          <w:rPr>
            <w:rFonts w:ascii="Times New Roman" w:hAnsi="Times New Roman" w:cs="Times New Roman"/>
          </w:rPr>
          <w:t>genome</w:t>
        </w:r>
      </w:ins>
      <w:r w:rsidR="00E11926" w:rsidRPr="00F1362D">
        <w:rPr>
          <w:rFonts w:ascii="Times New Roman" w:hAnsi="Times New Roman" w:cs="Times New Roman"/>
        </w:rPr>
        <w:t xml:space="preserve"> </w:t>
      </w:r>
      <w:r w:rsidR="00484CFE" w:rsidRPr="00F1362D">
        <w:rPr>
          <w:rFonts w:ascii="Times New Roman" w:hAnsi="Times New Roman" w:cs="Times New Roman"/>
        </w:rPr>
        <w:t xml:space="preserve">can be equated to trying to assemble hundreds of </w:t>
      </w:r>
      <w:r w:rsidRPr="00F1362D">
        <w:rPr>
          <w:rFonts w:ascii="Times New Roman" w:hAnsi="Times New Roman" w:cs="Times New Roman"/>
        </w:rPr>
        <w:t xml:space="preserve">such </w:t>
      </w:r>
      <w:r w:rsidR="00484CFE" w:rsidRPr="00F1362D">
        <w:rPr>
          <w:rFonts w:ascii="Times New Roman" w:hAnsi="Times New Roman" w:cs="Times New Roman"/>
        </w:rPr>
        <w:t>jigsaw puzzles from a mixed pile of billions of pieces.</w:t>
      </w:r>
      <w:r w:rsidR="00774EAC" w:rsidRPr="00F1362D">
        <w:rPr>
          <w:rFonts w:ascii="Times New Roman" w:hAnsi="Times New Roman" w:cs="Times New Roman"/>
        </w:rPr>
        <w:t xml:space="preserve"> </w:t>
      </w:r>
    </w:p>
    <w:p w14:paraId="6FA7685B" w14:textId="6ACDA979" w:rsidR="00C75E1E" w:rsidRPr="00F1362D" w:rsidRDefault="00197D09" w:rsidP="00D97A46">
      <w:pPr>
        <w:rPr>
          <w:rFonts w:ascii="Times New Roman" w:hAnsi="Times New Roman" w:cs="Times New Roman"/>
        </w:rPr>
      </w:pPr>
      <w:del w:id="75" w:author="German Uritskiy" w:date="2018-12-19T08:47:00Z">
        <w:r w:rsidRPr="00F1362D">
          <w:rPr>
            <w:rFonts w:ascii="Times New Roman" w:hAnsi="Times New Roman" w:cs="Times New Roman"/>
          </w:rPr>
          <w:lastRenderedPageBreak/>
          <w:tab/>
        </w:r>
        <w:r w:rsidR="00774EAC" w:rsidRPr="00F1362D">
          <w:rPr>
            <w:rFonts w:ascii="Times New Roman" w:hAnsi="Times New Roman" w:cs="Times New Roman"/>
          </w:rPr>
          <w:delText>With current technology</w:delText>
        </w:r>
      </w:del>
      <w:ins w:id="76" w:author="German Uritskiy" w:date="2018-12-19T08:47:00Z">
        <w:r w:rsidRPr="00F1362D">
          <w:rPr>
            <w:rFonts w:ascii="Times New Roman" w:hAnsi="Times New Roman" w:cs="Times New Roman"/>
          </w:rPr>
          <w:tab/>
        </w:r>
        <w:r w:rsidR="0024119C">
          <w:rPr>
            <w:rFonts w:ascii="Times New Roman" w:hAnsi="Times New Roman" w:cs="Times New Roman"/>
          </w:rPr>
          <w:t>Unfortunately</w:t>
        </w:r>
      </w:ins>
      <w:r w:rsidR="0024119C">
        <w:rPr>
          <w:rFonts w:ascii="Times New Roman" w:hAnsi="Times New Roman" w:cs="Times New Roman"/>
        </w:rPr>
        <w:t>,</w:t>
      </w:r>
      <w:r w:rsidR="00C75E1E" w:rsidRPr="00F1362D">
        <w:rPr>
          <w:rFonts w:ascii="Times New Roman" w:hAnsi="Times New Roman" w:cs="Times New Roman"/>
        </w:rPr>
        <w:t xml:space="preserve"> even the best </w:t>
      </w:r>
      <w:r w:rsidRPr="00F1362D">
        <w:rPr>
          <w:rFonts w:ascii="Times New Roman" w:hAnsi="Times New Roman" w:cs="Times New Roman"/>
        </w:rPr>
        <w:t xml:space="preserve">metagenomic </w:t>
      </w:r>
      <w:r w:rsidR="00C75E1E" w:rsidRPr="00F1362D">
        <w:rPr>
          <w:rFonts w:ascii="Times New Roman" w:hAnsi="Times New Roman" w:cs="Times New Roman"/>
        </w:rPr>
        <w:t>assembly process does not produce complete, circular genomes of all the community members</w:t>
      </w:r>
      <w:del w:id="77" w:author="German Uritskiy" w:date="2018-12-19T08:47:00Z">
        <w:r w:rsidR="00C75E1E" w:rsidRPr="00F1362D">
          <w:rPr>
            <w:rFonts w:ascii="Times New Roman" w:hAnsi="Times New Roman" w:cs="Times New Roman"/>
          </w:rPr>
          <w:delText>.</w:delText>
        </w:r>
      </w:del>
      <w:ins w:id="78" w:author="German Uritskiy" w:date="2018-12-19T08:47:00Z">
        <w:r w:rsidR="0024119C">
          <w:rPr>
            <w:rFonts w:ascii="Times New Roman" w:hAnsi="Times New Roman" w:cs="Times New Roman"/>
          </w:rPr>
          <w:t xml:space="preserve"> from short-read data</w:t>
        </w:r>
        <w:r w:rsidR="00C75E1E" w:rsidRPr="00F1362D">
          <w:rPr>
            <w:rFonts w:ascii="Times New Roman" w:hAnsi="Times New Roman" w:cs="Times New Roman"/>
          </w:rPr>
          <w:t>.</w:t>
        </w:r>
      </w:ins>
      <w:r w:rsidR="00C75E1E" w:rsidRPr="00F1362D">
        <w:rPr>
          <w:rFonts w:ascii="Times New Roman" w:hAnsi="Times New Roman" w:cs="Times New Roman"/>
        </w:rPr>
        <w:t xml:space="preserve"> Instead, long contiguous pieces (contigs) of the genomes are produced, typically ranging in length from 1Kbp to 1Mbp</w:t>
      </w:r>
      <w:r w:rsidR="00AE4434"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PEVuZE5vdGU+PENpdGU+PEF1dGhvcj5HaHVyeWU8L0F1dGhvcj48WWVhcj4yMDE2PC9ZZWFyPjxS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PEVuZE5vdGU+PENpdGU+PEF1dGhvcj5HaHVyeWU8L0F1dGhvcj48WWVhcj4yMDE2PC9ZZWFyPjxS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16, 18</w:t>
      </w:r>
      <w:r w:rsidR="00EC630F">
        <w:rPr>
          <w:rFonts w:ascii="Times New Roman" w:hAnsi="Times New Roman" w:cs="Times New Roman"/>
          <w:noProof/>
        </w:rPr>
        <w:t>)</w:t>
      </w:r>
      <w:r w:rsidR="00EC630F">
        <w:rPr>
          <w:rFonts w:ascii="Times New Roman" w:hAnsi="Times New Roman" w:cs="Times New Roman"/>
        </w:rPr>
        <w:fldChar w:fldCharType="end"/>
      </w:r>
      <w:r w:rsidR="00C75E1E" w:rsidRPr="00F1362D">
        <w:rPr>
          <w:rFonts w:ascii="Times New Roman" w:hAnsi="Times New Roman" w:cs="Times New Roman"/>
        </w:rPr>
        <w:t xml:space="preserve">. These contigs then need to be grouped </w:t>
      </w:r>
      <w:r w:rsidRPr="00F1362D">
        <w:rPr>
          <w:rFonts w:ascii="Times New Roman" w:hAnsi="Times New Roman" w:cs="Times New Roman"/>
        </w:rPr>
        <w:t>based on the genome they belong to</w:t>
      </w:r>
      <w:r w:rsidR="00C75E1E" w:rsidRPr="00F1362D">
        <w:rPr>
          <w:rFonts w:ascii="Times New Roman" w:hAnsi="Times New Roman" w:cs="Times New Roman"/>
        </w:rPr>
        <w:t xml:space="preserve">. </w:t>
      </w:r>
      <w:r w:rsidRPr="00F1362D">
        <w:rPr>
          <w:rFonts w:ascii="Times New Roman" w:hAnsi="Times New Roman" w:cs="Times New Roman"/>
        </w:rPr>
        <w:t xml:space="preserve">This process, known as binning, takes </w:t>
      </w:r>
      <w:r w:rsidR="00C75E1E" w:rsidRPr="00F1362D">
        <w:rPr>
          <w:rFonts w:ascii="Times New Roman" w:hAnsi="Times New Roman" w:cs="Times New Roman"/>
        </w:rPr>
        <w:t>advantage of subtle</w:t>
      </w:r>
      <w:ins w:id="79" w:author="German Uritskiy" w:date="2018-12-19T08:47:00Z">
        <w:r w:rsidR="00C75E1E" w:rsidRPr="00F1362D">
          <w:rPr>
            <w:rFonts w:ascii="Times New Roman" w:hAnsi="Times New Roman" w:cs="Times New Roman"/>
          </w:rPr>
          <w:t xml:space="preserve"> </w:t>
        </w:r>
        <w:r w:rsidR="00045EEF">
          <w:rPr>
            <w:rFonts w:ascii="Times New Roman" w:hAnsi="Times New Roman" w:cs="Times New Roman"/>
          </w:rPr>
          <w:t>characteristic</w:t>
        </w:r>
      </w:ins>
      <w:r w:rsidR="00045EEF">
        <w:rPr>
          <w:rFonts w:ascii="Times New Roman" w:hAnsi="Times New Roman" w:cs="Times New Roman"/>
        </w:rPr>
        <w:t xml:space="preserve"> similarities</w:t>
      </w:r>
      <w:r w:rsidR="00C75E1E" w:rsidRPr="00F1362D">
        <w:rPr>
          <w:rFonts w:ascii="Times New Roman" w:hAnsi="Times New Roman" w:cs="Times New Roman"/>
        </w:rPr>
        <w:t xml:space="preserve"> between contigs </w:t>
      </w:r>
      <w:r w:rsidRPr="00F1362D">
        <w:rPr>
          <w:rFonts w:ascii="Times New Roman" w:hAnsi="Times New Roman" w:cs="Times New Roman"/>
        </w:rPr>
        <w:t xml:space="preserve">belonging to the same genome </w:t>
      </w:r>
      <w:r w:rsidR="00C75E1E" w:rsidRPr="00F1362D">
        <w:rPr>
          <w:rFonts w:ascii="Times New Roman" w:hAnsi="Times New Roman" w:cs="Times New Roman"/>
        </w:rPr>
        <w:t xml:space="preserve">to </w:t>
      </w:r>
      <w:r w:rsidRPr="00F1362D">
        <w:rPr>
          <w:rFonts w:ascii="Times New Roman" w:hAnsi="Times New Roman" w:cs="Times New Roman"/>
        </w:rPr>
        <w:t xml:space="preserve">group them together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&lt;EndNote&gt;&lt;Cite&gt;&lt;Author&gt;Sedlar&lt;/Author&gt;&lt;Year&gt;2017&lt;/Year&gt;&lt;RecNum&gt;8929&lt;/RecNum&gt;&lt;DisplayText&gt;(&lt;style face="italic"&gt;19&lt;/style&gt;)&lt;/DisplayText&gt;&lt;record&gt;&lt;rec-number&gt;8929&lt;/rec-number&gt;&lt;foreign-keys&gt;&lt;key app="EN" db-id="vawrdvfvexr9z1e5pd0p92dt2dzpvp0ezpsr" timestamp="1543254537"&gt;8929&lt;/key&gt;&lt;/foreign-keys&gt;&lt;ref-type name="Journal Article"&gt;17&lt;/ref-type&gt;&lt;contributors&gt;&lt;authors&gt;&lt;author&gt;Sedlar, K.&lt;/author&gt;&lt;author&gt;Kupkova, K.&lt;/author&gt;&lt;author&gt;Provaznik, I.&lt;/author&gt;&lt;/authors&gt;&lt;/contributors&gt;&lt;auth-address&gt;Department of Biomedical Engineering, Brno University of Technology, Technicka 12, Brno, Czech Republic.&lt;/auth-address&gt;&lt;titles&gt;&lt;title&gt;Bioinformatics strategies for taxonomy independent binning and visualization of sequences in shotgun metagenomics&lt;/title&gt;&lt;secondary-title&gt;Comput Struct Biotechnol J&lt;/secondary-title&gt;&lt;/titles&gt;&lt;periodical&gt;&lt;full-title&gt;Comput Struct Biotechnol J&lt;/full-title&gt;&lt;/periodical&gt;&lt;pages&gt;48-55&lt;/pages&gt;&lt;volume&gt;15&lt;/volume&gt;&lt;keywords&gt;&lt;keyword&gt;Abundance&lt;/keyword&gt;&lt;keyword&gt;Genomic signature&lt;/keyword&gt;&lt;keyword&gt;Metagenomics&lt;/keyword&gt;&lt;keyword&gt;Sequence binning&lt;/keyword&gt;&lt;keyword&gt;Taxonomy independent&lt;/keyword&gt;&lt;keyword&gt;Visualization&lt;/keyword&gt;&lt;/keywords&gt;&lt;dates&gt;&lt;year&gt;2017&lt;/year&gt;&lt;/dates&gt;&lt;isbn&gt;2001-0370 (Print)&amp;#xD;2001-0370 (Linking)&lt;/isbn&gt;&lt;accession-num&gt;27980708&lt;/accession-num&gt;&lt;urls&gt;&lt;related-urls&gt;&lt;url&gt;https://www.ncbi.nlm.nih.gov/pubmed/27980708&lt;/url&gt;&lt;/related-urls&gt;&lt;/urls&gt;&lt;custom2&gt;PMC5148923&lt;/custom2&gt;&lt;electronic-resource-num&gt;10.1016/j.csbj.2016.11.005&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19</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Binning</w:t>
      </w:r>
      <w:r w:rsidR="00C75E1E" w:rsidRPr="00F1362D">
        <w:rPr>
          <w:rFonts w:ascii="Times New Roman" w:hAnsi="Times New Roman" w:cs="Times New Roman"/>
        </w:rPr>
        <w:t xml:space="preserve"> </w:t>
      </w:r>
      <w:r w:rsidRPr="00F1362D">
        <w:rPr>
          <w:rFonts w:ascii="Times New Roman" w:hAnsi="Times New Roman" w:cs="Times New Roman"/>
        </w:rPr>
        <w:t xml:space="preserve">prediction </w:t>
      </w:r>
      <w:r w:rsidR="00C75E1E" w:rsidRPr="00F1362D">
        <w:rPr>
          <w:rFonts w:ascii="Times New Roman" w:hAnsi="Times New Roman" w:cs="Times New Roman"/>
        </w:rPr>
        <w:t xml:space="preserve">has only </w:t>
      </w:r>
      <w:del w:id="80" w:author="German Uritskiy" w:date="2018-12-19T08:47:00Z">
        <w:r w:rsidR="00C75E1E" w:rsidRPr="00F1362D">
          <w:rPr>
            <w:rFonts w:ascii="Times New Roman" w:hAnsi="Times New Roman" w:cs="Times New Roman"/>
          </w:rPr>
          <w:delText xml:space="preserve">recently </w:delText>
        </w:r>
      </w:del>
      <w:r w:rsidR="00C75E1E" w:rsidRPr="00F1362D">
        <w:rPr>
          <w:rFonts w:ascii="Times New Roman" w:hAnsi="Times New Roman" w:cs="Times New Roman"/>
        </w:rPr>
        <w:t xml:space="preserve">become reliable enough to produce </w:t>
      </w:r>
      <w:r w:rsidR="00AE4434" w:rsidRPr="00F1362D">
        <w:rPr>
          <w:rFonts w:ascii="Times New Roman" w:hAnsi="Times New Roman" w:cs="Times New Roman"/>
        </w:rPr>
        <w:t xml:space="preserve">reasonably </w:t>
      </w:r>
      <w:r w:rsidR="00C75E1E" w:rsidRPr="00F1362D">
        <w:rPr>
          <w:rFonts w:ascii="Times New Roman" w:hAnsi="Times New Roman" w:cs="Times New Roman"/>
        </w:rPr>
        <w:t>high-quality metagenome-assembled genomes (MAGs</w:t>
      </w:r>
      <w:del w:id="81" w:author="German Uritskiy" w:date="2018-12-19T08:47:00Z">
        <w:r w:rsidR="00C75E1E" w:rsidRPr="00F1362D">
          <w:rPr>
            <w:rFonts w:ascii="Times New Roman" w:hAnsi="Times New Roman" w:cs="Times New Roman"/>
          </w:rPr>
          <w:delText>). Genome</w:delText>
        </w:r>
      </w:del>
      <w:ins w:id="82" w:author="German Uritskiy" w:date="2018-12-19T08:47:00Z">
        <w:r w:rsidR="00C75E1E" w:rsidRPr="00F1362D">
          <w:rPr>
            <w:rFonts w:ascii="Times New Roman" w:hAnsi="Times New Roman" w:cs="Times New Roman"/>
          </w:rPr>
          <w:t>)</w:t>
        </w:r>
        <w:r w:rsidR="001F29EC">
          <w:rPr>
            <w:rFonts w:ascii="Times New Roman" w:hAnsi="Times New Roman" w:cs="Times New Roman"/>
          </w:rPr>
          <w:t xml:space="preserve"> since 2014</w:t>
        </w:r>
        <w:r w:rsidR="00C75E1E" w:rsidRPr="00F1362D">
          <w:rPr>
            <w:rFonts w:ascii="Times New Roman" w:hAnsi="Times New Roman" w:cs="Times New Roman"/>
          </w:rPr>
          <w:t xml:space="preserve">. </w:t>
        </w:r>
        <w:r w:rsidR="00045EEF">
          <w:rPr>
            <w:rFonts w:ascii="Times New Roman" w:hAnsi="Times New Roman" w:cs="Times New Roman"/>
          </w:rPr>
          <w:t>Since then,  g</w:t>
        </w:r>
        <w:r w:rsidR="00C75E1E" w:rsidRPr="00F1362D">
          <w:rPr>
            <w:rFonts w:ascii="Times New Roman" w:hAnsi="Times New Roman" w:cs="Times New Roman"/>
          </w:rPr>
          <w:t>enom</w:t>
        </w:r>
        <w:r w:rsidR="003B0320">
          <w:rPr>
            <w:rFonts w:ascii="Times New Roman" w:hAnsi="Times New Roman" w:cs="Times New Roman"/>
          </w:rPr>
          <w:t>e</w:t>
        </w:r>
      </w:ins>
      <w:r w:rsidR="003B0320">
        <w:rPr>
          <w:rFonts w:ascii="Times New Roman" w:hAnsi="Times New Roman" w:cs="Times New Roman"/>
        </w:rPr>
        <w:t>-resolved metagenomic analysis</w:t>
      </w:r>
      <w:r w:rsidR="00C75E1E" w:rsidRPr="00F1362D">
        <w:rPr>
          <w:rFonts w:ascii="Times New Roman" w:hAnsi="Times New Roman" w:cs="Times New Roman"/>
        </w:rPr>
        <w:t xml:space="preserve"> </w:t>
      </w:r>
      <w:del w:id="83" w:author="German Uritskiy" w:date="2018-12-19T08:47:00Z">
        <w:r w:rsidR="00C75E1E" w:rsidRPr="00F1362D">
          <w:rPr>
            <w:rFonts w:ascii="Times New Roman" w:hAnsi="Times New Roman" w:cs="Times New Roman"/>
          </w:rPr>
          <w:delText xml:space="preserve">– the process of going from WMGS reads to individual MAGs – </w:delText>
        </w:r>
      </w:del>
      <w:r w:rsidR="00C75E1E" w:rsidRPr="00F1362D">
        <w:rPr>
          <w:rFonts w:ascii="Times New Roman" w:hAnsi="Times New Roman" w:cs="Times New Roman"/>
        </w:rPr>
        <w:t xml:space="preserve">has already led to the discovery of thousands of novel organisms and </w:t>
      </w:r>
      <w:ins w:id="84" w:author="German Uritskiy" w:date="2018-12-19T08:47:00Z">
        <w:r w:rsidR="003B0320">
          <w:rPr>
            <w:rFonts w:ascii="Times New Roman" w:hAnsi="Times New Roman" w:cs="Times New Roman"/>
          </w:rPr>
          <w:t xml:space="preserve">thus </w:t>
        </w:r>
      </w:ins>
      <w:r w:rsidR="00C75E1E" w:rsidRPr="00F1362D">
        <w:rPr>
          <w:rFonts w:ascii="Times New Roman" w:hAnsi="Times New Roman" w:cs="Times New Roman"/>
        </w:rPr>
        <w:t xml:space="preserve">enabled many breakthroughs in </w:t>
      </w:r>
      <w:del w:id="85" w:author="German Uritskiy" w:date="2018-12-19T08:47:00Z">
        <w:r w:rsidR="00C57E35" w:rsidRPr="00F1362D">
          <w:rPr>
            <w:rFonts w:ascii="Times New Roman" w:hAnsi="Times New Roman" w:cs="Times New Roman"/>
          </w:rPr>
          <w:delText>microbiome analysis</w:delText>
        </w:r>
      </w:del>
      <w:ins w:id="86" w:author="German Uritskiy" w:date="2018-12-19T08:47:00Z">
        <w:r w:rsidR="003B0320">
          <w:rPr>
            <w:rFonts w:ascii="Times New Roman" w:hAnsi="Times New Roman" w:cs="Times New Roman"/>
          </w:rPr>
          <w:t xml:space="preserve">characterizing the taxonomic and functional components of </w:t>
        </w:r>
        <w:r w:rsidR="00C57E35" w:rsidRPr="00F1362D">
          <w:rPr>
            <w:rFonts w:ascii="Times New Roman" w:hAnsi="Times New Roman" w:cs="Times New Roman"/>
          </w:rPr>
          <w:t>microbiome</w:t>
        </w:r>
        <w:r w:rsidR="003B0320">
          <w:rPr>
            <w:rFonts w:ascii="Times New Roman" w:hAnsi="Times New Roman" w:cs="Times New Roman"/>
          </w:rPr>
          <w:t>s</w:t>
        </w:r>
      </w:ins>
      <w:r w:rsidR="00C57E35"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PEVuZE5vdGU+PENpdGU+PEF1dGhvcj5Vcml0c2tpeTwvQXV0aG9yPjxZZWFyPjIwMTg8L1llYXI+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PEVuZE5vdGU+PENpdGU+PEF1dGhvcj5Vcml0c2tpeTwvQXV0aG9yPjxZZWFyPjIwMTg8L1llYXI+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20-22</w:t>
      </w:r>
      <w:r w:rsidR="00EC630F">
        <w:rPr>
          <w:rFonts w:ascii="Times New Roman" w:hAnsi="Times New Roman" w:cs="Times New Roman"/>
          <w:noProof/>
        </w:rPr>
        <w:t>)</w:t>
      </w:r>
      <w:r w:rsidR="00EC630F">
        <w:rPr>
          <w:rFonts w:ascii="Times New Roman" w:hAnsi="Times New Roman" w:cs="Times New Roman"/>
        </w:rPr>
        <w:fldChar w:fldCharType="end"/>
      </w:r>
      <w:r w:rsidR="00C75E1E" w:rsidRPr="00F1362D">
        <w:rPr>
          <w:rFonts w:ascii="Times New Roman" w:hAnsi="Times New Roman" w:cs="Times New Roman"/>
        </w:rPr>
        <w:t>.</w:t>
      </w:r>
    </w:p>
    <w:p w14:paraId="23D33BF3" w14:textId="6EEB837C" w:rsidR="00D90D94" w:rsidRPr="00F1362D" w:rsidRDefault="00C75E1E" w:rsidP="00D97A46">
      <w:pPr>
        <w:rPr>
          <w:rFonts w:ascii="Times New Roman" w:hAnsi="Times New Roman" w:cs="Times New Roman"/>
        </w:rPr>
      </w:pPr>
      <w:r w:rsidRPr="00F1362D">
        <w:rPr>
          <w:rFonts w:ascii="Times New Roman" w:hAnsi="Times New Roman" w:cs="Times New Roman"/>
        </w:rPr>
        <w:tab/>
      </w:r>
      <w:r w:rsidR="00FE610E">
        <w:rPr>
          <w:rFonts w:ascii="Times New Roman" w:hAnsi="Times New Roman" w:cs="Times New Roman"/>
        </w:rPr>
        <w:t xml:space="preserve">While shotgun metagenomics offers tremendous advantages </w:t>
      </w:r>
      <w:del w:id="87" w:author="German Uritskiy" w:date="2018-12-19T08:47:00Z">
        <w:r w:rsidR="00FE610E">
          <w:rPr>
            <w:rFonts w:ascii="Times New Roman" w:hAnsi="Times New Roman" w:cs="Times New Roman"/>
          </w:rPr>
          <w:delText>when interrogating</w:delText>
        </w:r>
      </w:del>
      <w:ins w:id="88" w:author="German Uritskiy" w:date="2018-12-19T08:47:00Z">
        <w:r w:rsidR="003B0320">
          <w:rPr>
            <w:rFonts w:ascii="Times New Roman" w:hAnsi="Times New Roman" w:cs="Times New Roman"/>
          </w:rPr>
          <w:t>in being able to recover the more complete taxonomic and functional potential components of</w:t>
        </w:r>
      </w:ins>
      <w:r w:rsidR="003B0320">
        <w:rPr>
          <w:rFonts w:ascii="Times New Roman" w:hAnsi="Times New Roman" w:cs="Times New Roman"/>
        </w:rPr>
        <w:t xml:space="preserve"> </w:t>
      </w:r>
      <w:r w:rsidR="00FE610E">
        <w:rPr>
          <w:rFonts w:ascii="Times New Roman" w:hAnsi="Times New Roman" w:cs="Times New Roman"/>
        </w:rPr>
        <w:t>microbial communities</w:t>
      </w:r>
      <w:r w:rsidR="00484CFE" w:rsidRPr="00F1362D">
        <w:rPr>
          <w:rFonts w:ascii="Times New Roman" w:hAnsi="Times New Roman" w:cs="Times New Roman"/>
        </w:rPr>
        <w:t xml:space="preserve">, </w:t>
      </w:r>
      <w:r w:rsidR="00F81670" w:rsidRPr="00F1362D">
        <w:rPr>
          <w:rFonts w:ascii="Times New Roman" w:hAnsi="Times New Roman" w:cs="Times New Roman"/>
        </w:rPr>
        <w:t xml:space="preserve">sequencing </w:t>
      </w:r>
      <w:r w:rsidR="00D9778D" w:rsidRPr="00F1362D">
        <w:rPr>
          <w:rFonts w:ascii="Times New Roman" w:hAnsi="Times New Roman" w:cs="Times New Roman"/>
        </w:rPr>
        <w:t>cost</w:t>
      </w:r>
      <w:r w:rsidR="00F81670" w:rsidRPr="00F1362D">
        <w:rPr>
          <w:rFonts w:ascii="Times New Roman" w:hAnsi="Times New Roman" w:cs="Times New Roman"/>
        </w:rPr>
        <w:t>s</w:t>
      </w:r>
      <w:r w:rsidR="00D9778D" w:rsidRPr="00F1362D">
        <w:rPr>
          <w:rFonts w:ascii="Times New Roman" w:hAnsi="Times New Roman" w:cs="Times New Roman"/>
        </w:rPr>
        <w:t xml:space="preserve"> </w:t>
      </w:r>
      <w:r w:rsidR="007E4AA4" w:rsidRPr="00F1362D">
        <w:rPr>
          <w:rFonts w:ascii="Times New Roman" w:hAnsi="Times New Roman" w:cs="Times New Roman"/>
        </w:rPr>
        <w:t xml:space="preserve">deter some researchers from deploying </w:t>
      </w:r>
      <w:r w:rsidR="00FE610E">
        <w:rPr>
          <w:rFonts w:ascii="Times New Roman" w:hAnsi="Times New Roman" w:cs="Times New Roman"/>
        </w:rPr>
        <w:t xml:space="preserve">this method </w:t>
      </w:r>
      <w:r w:rsidR="002952C1" w:rsidRPr="00F1362D">
        <w:rPr>
          <w:rFonts w:ascii="Times New Roman" w:hAnsi="Times New Roman" w:cs="Times New Roman"/>
        </w:rPr>
        <w:t xml:space="preserve">in </w:t>
      </w:r>
      <w:r w:rsidR="007E4AA4" w:rsidRPr="00F1362D">
        <w:rPr>
          <w:rFonts w:ascii="Times New Roman" w:hAnsi="Times New Roman" w:cs="Times New Roman"/>
        </w:rPr>
        <w:t>their</w:t>
      </w:r>
      <w:r w:rsidR="00FE610E">
        <w:rPr>
          <w:rFonts w:ascii="Times New Roman" w:hAnsi="Times New Roman" w:cs="Times New Roman"/>
        </w:rPr>
        <w:t xml:space="preserve"> studies</w:t>
      </w:r>
      <w:r w:rsidR="00484CFE" w:rsidRPr="00F1362D">
        <w:rPr>
          <w:rFonts w:ascii="Times New Roman" w:hAnsi="Times New Roman" w:cs="Times New Roman"/>
        </w:rPr>
        <w:t xml:space="preserve">. </w:t>
      </w:r>
      <w:r w:rsidR="002952C1" w:rsidRPr="00F1362D">
        <w:rPr>
          <w:rFonts w:ascii="Times New Roman" w:hAnsi="Times New Roman" w:cs="Times New Roman"/>
        </w:rPr>
        <w:t xml:space="preserve">Genomic assembly </w:t>
      </w:r>
      <w:r w:rsidR="00D90D94" w:rsidRPr="00F1362D">
        <w:rPr>
          <w:rFonts w:ascii="Times New Roman" w:hAnsi="Times New Roman" w:cs="Times New Roman"/>
        </w:rPr>
        <w:t xml:space="preserve">relies on overlaps </w:t>
      </w:r>
      <w:r w:rsidR="002952C1" w:rsidRPr="00F1362D">
        <w:rPr>
          <w:rFonts w:ascii="Times New Roman" w:hAnsi="Times New Roman" w:cs="Times New Roman"/>
        </w:rPr>
        <w:t>between read sequences</w:t>
      </w:r>
      <w:r w:rsidR="00794FFA" w:rsidRPr="00F1362D">
        <w:rPr>
          <w:rFonts w:ascii="Times New Roman" w:hAnsi="Times New Roman" w:cs="Times New Roman"/>
        </w:rPr>
        <w:t xml:space="preserve"> to attempt to reconstruct the complete genome sequence. Because </w:t>
      </w:r>
      <w:r w:rsidR="00754FDE" w:rsidRPr="00F1362D">
        <w:rPr>
          <w:rFonts w:ascii="Times New Roman" w:hAnsi="Times New Roman" w:cs="Times New Roman"/>
        </w:rPr>
        <w:t xml:space="preserve">reads are randomly dispersed along the genome length, </w:t>
      </w:r>
      <w:r w:rsidR="00794FFA" w:rsidRPr="00F1362D">
        <w:rPr>
          <w:rFonts w:ascii="Times New Roman" w:hAnsi="Times New Roman" w:cs="Times New Roman"/>
        </w:rPr>
        <w:t xml:space="preserve">a high read coverage is required for </w:t>
      </w:r>
      <w:r w:rsidR="00754FDE" w:rsidRPr="00F1362D">
        <w:rPr>
          <w:rFonts w:ascii="Times New Roman" w:hAnsi="Times New Roman" w:cs="Times New Roman"/>
        </w:rPr>
        <w:t>reliably reconstruct</w:t>
      </w:r>
      <w:r w:rsidR="00794FFA" w:rsidRPr="00F1362D">
        <w:rPr>
          <w:rFonts w:ascii="Times New Roman" w:hAnsi="Times New Roman" w:cs="Times New Roman"/>
        </w:rPr>
        <w:t xml:space="preserve">ion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&lt;EndNote&gt;&lt;Cite&gt;&lt;Author&gt;Sims&lt;/Author&gt;&lt;Year&gt;2014&lt;/Year&gt;&lt;RecNum&gt;8946&lt;/RecNum&gt;&lt;DisplayText&gt;(&lt;style face="italic"&gt;23&lt;/style&gt;)&lt;/DisplayText&gt;&lt;record&gt;&lt;rec-number&gt;8946&lt;/rec-number&gt;&lt;foreign-keys&gt;&lt;key app="EN" db-id="vawrdvfvexr9z1e5pd0p92dt2dzpvp0ezpsr" timestamp="1543337028"&gt;8946&lt;/key&gt;&lt;/foreign-keys&gt;&lt;ref-type name="Journal Article"&gt;17&lt;/ref-type&gt;&lt;contributors&gt;&lt;authors&gt;&lt;author&gt;Sims, D.&lt;/author&gt;&lt;author&gt;Sudbery, I.&lt;/author&gt;&lt;author&gt;Ilott, N. E.&lt;/author&gt;&lt;author&gt;Heger, A.&lt;/author&gt;&lt;author&gt;Ponting, C. P.&lt;/author&gt;&lt;/authors&gt;&lt;/contributors&gt;&lt;auth-address&gt;Computational Genomics Analysis and Training Programme, Medical Research Council Functional Genomics Unit, Department of Physiology, Anatomy and Genetics, Le Gros Clark Building, University of Oxford, Parks Road, Oxford OX1 3PT, UK.&lt;/auth-address&gt;&lt;titles&gt;&lt;title&gt;Sequencing depth and coverage: key considerations in genomic analyses&lt;/title&gt;&lt;secondary-title&gt;Nat Rev Genet&lt;/secondary-title&gt;&lt;/titles&gt;&lt;periodical&gt;&lt;full-title&gt;Nat Rev Genet&lt;/full-title&gt;&lt;/periodical&gt;&lt;pages&gt;121-32&lt;/pages&gt;&lt;volume&gt;15&lt;/volume&gt;&lt;number&gt;2&lt;/number&gt;&lt;keywords&gt;&lt;keyword&gt;Animals&lt;/keyword&gt;&lt;keyword&gt;Chromatin Immunoprecipitation/*methods&lt;/keyword&gt;&lt;keyword&gt;Gene Expression Profiling/*methods&lt;/keyword&gt;&lt;keyword&gt;Genomics/*methods&lt;/keyword&gt;&lt;keyword&gt;Guidelines as Topic&lt;/keyword&gt;&lt;keyword&gt;High-Throughput Nucleotide Sequencing/*methods&lt;/keyword&gt;&lt;keyword&gt;Humans&lt;/keyword&gt;&lt;/keywords&gt;&lt;dates&gt;&lt;year&gt;2014&lt;/year&gt;&lt;pub-dates&gt;&lt;date&gt;Feb&lt;/date&gt;&lt;/pub-dates&gt;&lt;/dates&gt;&lt;isbn&gt;1471-0064 (Electronic)&amp;#xD;1471-0056 (Linking)&lt;/isbn&gt;&lt;accession-num&gt;24434847&lt;/accession-num&gt;&lt;urls&gt;&lt;related-urls&gt;&lt;url&gt;https://www.ncbi.nlm.nih.gov/pubmed/24434847&lt;/url&gt;&lt;/related-urls&gt;&lt;/urls&gt;&lt;electronic-resource-num&gt;10.1038/nrg3642&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23</w:t>
      </w:r>
      <w:r w:rsidR="00EC630F">
        <w:rPr>
          <w:rFonts w:ascii="Times New Roman" w:hAnsi="Times New Roman" w:cs="Times New Roman"/>
          <w:noProof/>
        </w:rPr>
        <w:t>)</w:t>
      </w:r>
      <w:r w:rsidR="00EC630F">
        <w:rPr>
          <w:rFonts w:ascii="Times New Roman" w:hAnsi="Times New Roman" w:cs="Times New Roman"/>
        </w:rPr>
        <w:fldChar w:fldCharType="end"/>
      </w:r>
      <w:r w:rsidR="008E2089" w:rsidRPr="00F1362D">
        <w:rPr>
          <w:rFonts w:ascii="Times New Roman" w:hAnsi="Times New Roman" w:cs="Times New Roman"/>
        </w:rPr>
        <w:t xml:space="preserve">. </w:t>
      </w:r>
      <w:r w:rsidR="00794FFA" w:rsidRPr="00F1362D">
        <w:rPr>
          <w:rFonts w:ascii="Times New Roman" w:hAnsi="Times New Roman" w:cs="Times New Roman"/>
        </w:rPr>
        <w:t xml:space="preserve">When </w:t>
      </w:r>
      <w:r w:rsidR="007579A5" w:rsidRPr="00F1362D">
        <w:rPr>
          <w:rFonts w:ascii="Times New Roman" w:hAnsi="Times New Roman" w:cs="Times New Roman"/>
        </w:rPr>
        <w:t>s</w:t>
      </w:r>
      <w:r w:rsidR="008E2089" w:rsidRPr="00F1362D">
        <w:rPr>
          <w:rFonts w:ascii="Times New Roman" w:hAnsi="Times New Roman" w:cs="Times New Roman"/>
        </w:rPr>
        <w:t xml:space="preserve">equencing </w:t>
      </w:r>
      <w:r w:rsidR="00794FFA" w:rsidRPr="00F1362D">
        <w:rPr>
          <w:rFonts w:ascii="Times New Roman" w:hAnsi="Times New Roman" w:cs="Times New Roman"/>
        </w:rPr>
        <w:t xml:space="preserve">the DNA of </w:t>
      </w:r>
      <w:r w:rsidR="008E2089" w:rsidRPr="00F1362D">
        <w:rPr>
          <w:rFonts w:ascii="Times New Roman" w:hAnsi="Times New Roman" w:cs="Times New Roman"/>
        </w:rPr>
        <w:t>a microbial community</w:t>
      </w:r>
      <w:r w:rsidR="00794FFA" w:rsidRPr="00F1362D">
        <w:rPr>
          <w:rFonts w:ascii="Times New Roman" w:hAnsi="Times New Roman" w:cs="Times New Roman"/>
        </w:rPr>
        <w:t>, this</w:t>
      </w:r>
      <w:r w:rsidR="008E2089" w:rsidRPr="00F1362D">
        <w:rPr>
          <w:rFonts w:ascii="Times New Roman" w:hAnsi="Times New Roman" w:cs="Times New Roman"/>
        </w:rPr>
        <w:t xml:space="preserve"> presents a</w:t>
      </w:r>
      <w:r w:rsidR="00794FFA" w:rsidRPr="00F1362D">
        <w:rPr>
          <w:rFonts w:ascii="Times New Roman" w:hAnsi="Times New Roman" w:cs="Times New Roman"/>
        </w:rPr>
        <w:t xml:space="preserve"> major challenge for the assembly of lowly-abundant </w:t>
      </w:r>
      <w:r w:rsidR="008E2089" w:rsidRPr="00F1362D">
        <w:rPr>
          <w:rFonts w:ascii="Times New Roman" w:hAnsi="Times New Roman" w:cs="Times New Roman"/>
        </w:rPr>
        <w:t>majority of the community</w:t>
      </w:r>
      <w:r w:rsidR="00794FFA" w:rsidRPr="00F1362D">
        <w:rPr>
          <w:rFonts w:ascii="Times New Roman" w:hAnsi="Times New Roman" w:cs="Times New Roman"/>
        </w:rPr>
        <w:t xml:space="preserve">, which often plays an important role in the biome functioning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&lt;EndNote&gt;&lt;Cite&gt;&lt;Author&gt;Zaheer&lt;/Author&gt;&lt;Year&gt;2018&lt;/Year&gt;&lt;RecNum&gt;8945&lt;/RecNum&gt;&lt;DisplayText&gt;(&lt;style face="italic"&gt;24&lt;/style&gt;)&lt;/DisplayText&gt;&lt;record&gt;&lt;rec-number&gt;8945&lt;/rec-number&gt;&lt;foreign-keys&gt;&lt;key app="EN" db-id="vawrdvfvexr9z1e5pd0p92dt2dzpvp0ezpsr" timestamp="1543336983"&gt;8945&lt;/key&gt;&lt;/foreign-keys&gt;&lt;ref-type name="Journal Article"&gt;17&lt;/ref-type&gt;&lt;contributors&gt;&lt;authors&gt;&lt;author&gt;Zaheer, R.&lt;/author&gt;&lt;author&gt;Noyes, N.&lt;/author&gt;&lt;author&gt;Ortega Polo, R.&lt;/author&gt;&lt;author&gt;Cook, S. R.&lt;/author&gt;&lt;author&gt;Marinier, E.&lt;/author&gt;&lt;author&gt;Van Domselaar, G.&lt;/author&gt;&lt;author&gt;Belk, K. E.&lt;/author&gt;&lt;author&gt;Morley, P. S.&lt;/author&gt;&lt;author&gt;McAllister, T. A.&lt;/author&gt;&lt;/authors&gt;&lt;/contributors&gt;&lt;auth-address&gt;Lethbridge Research and Development Centre, 5403 1 Ave South, Lethbridge, AB, T1J 4P4, Canada.&amp;#xD;Department of Clinical Sciences, Colorado State University, Fort Collins, CO, 80523, USA.&amp;#xD;Department of Biological Sciences, University of Lethbridge, 4401 University Drive, Lethbridge, AB, T1K 3M4, Canada.&amp;#xD;Alberta Agriculture and Forestry, 100, 5401-1st Avenue South, Lethbridge, AB, T1J 4V6, Canada.&amp;#xD;National Microbiology Laboratory, Public Health Agency of Canada, 1015 Arlington Street, Winnipeg, MB, R3E 3R2, Canada.&amp;#xD;Lethbridge Research and Development Centre, 5403 1 Ave South, Lethbridge, AB, T1J 4P4, Canada. tim.mcallister@agr.gc.ca.&lt;/auth-address&gt;&lt;titles&gt;&lt;title&gt;Impact of sequencing depth on the characterization of the microbiome and resistome&lt;/title&gt;&lt;secondary-title&gt;Sci Rep&lt;/secondary-title&gt;&lt;/titles&gt;&lt;periodical&gt;&lt;full-title&gt;Sci Rep&lt;/full-title&gt;&lt;/periodical&gt;&lt;pages&gt;5890&lt;/pages&gt;&lt;volume&gt;8&lt;/volume&gt;&lt;number&gt;1&lt;/number&gt;&lt;dates&gt;&lt;year&gt;2018&lt;/year&gt;&lt;pub-dates&gt;&lt;date&gt;Apr 12&lt;/date&gt;&lt;/pub-dates&gt;&lt;/dates&gt;&lt;isbn&gt;2045-2322 (Electronic)&amp;#xD;2045-2322 (Linking)&lt;/isbn&gt;&lt;accession-num&gt;29651035&lt;/accession-num&gt;&lt;urls&gt;&lt;related-urls&gt;&lt;url&gt;https://www.ncbi.nlm.nih.gov/pubmed/29651035&lt;/url&gt;&lt;/related-urls&gt;&lt;/urls&gt;&lt;custom2&gt;PMC5897366&lt;/custom2&gt;&lt;electronic-resource-num&gt;10.1038/s41598-018-24280-8&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24</w:t>
      </w:r>
      <w:r w:rsidR="00EC630F">
        <w:rPr>
          <w:rFonts w:ascii="Times New Roman" w:hAnsi="Times New Roman" w:cs="Times New Roman"/>
          <w:noProof/>
        </w:rPr>
        <w:t>)</w:t>
      </w:r>
      <w:r w:rsidR="00EC630F">
        <w:rPr>
          <w:rFonts w:ascii="Times New Roman" w:hAnsi="Times New Roman" w:cs="Times New Roman"/>
        </w:rPr>
        <w:fldChar w:fldCharType="end"/>
      </w:r>
      <w:r w:rsidR="008E2089" w:rsidRPr="00F1362D">
        <w:rPr>
          <w:rFonts w:ascii="Times New Roman" w:hAnsi="Times New Roman" w:cs="Times New Roman"/>
        </w:rPr>
        <w:t xml:space="preserve">. </w:t>
      </w:r>
      <w:r w:rsidR="007579A5" w:rsidRPr="00F1362D">
        <w:rPr>
          <w:rFonts w:ascii="Times New Roman" w:hAnsi="Times New Roman" w:cs="Times New Roman"/>
        </w:rPr>
        <w:t>E</w:t>
      </w:r>
      <w:r w:rsidR="008E2089" w:rsidRPr="00F1362D">
        <w:rPr>
          <w:rFonts w:ascii="Times New Roman" w:hAnsi="Times New Roman" w:cs="Times New Roman"/>
        </w:rPr>
        <w:t xml:space="preserve">ffective </w:t>
      </w:r>
      <w:r w:rsidR="007579A5" w:rsidRPr="00F1362D">
        <w:rPr>
          <w:rFonts w:ascii="Times New Roman" w:hAnsi="Times New Roman" w:cs="Times New Roman"/>
        </w:rPr>
        <w:t xml:space="preserve">reconstruction </w:t>
      </w:r>
      <w:r w:rsidR="00794FFA" w:rsidRPr="00F1362D">
        <w:rPr>
          <w:rFonts w:ascii="Times New Roman" w:hAnsi="Times New Roman" w:cs="Times New Roman"/>
        </w:rPr>
        <w:t xml:space="preserve">of a meaningful fraction of a microbiome </w:t>
      </w:r>
      <w:r w:rsidR="008E2089" w:rsidRPr="00F1362D">
        <w:rPr>
          <w:rFonts w:ascii="Times New Roman" w:hAnsi="Times New Roman" w:cs="Times New Roman"/>
        </w:rPr>
        <w:t xml:space="preserve">requires very deep sequencing of the sample, which comes at a much greater cost compared to amplicon sequencing, </w:t>
      </w:r>
      <w:r w:rsidR="00794FFA" w:rsidRPr="00F1362D">
        <w:rPr>
          <w:rFonts w:ascii="Times New Roman" w:hAnsi="Times New Roman" w:cs="Times New Roman"/>
        </w:rPr>
        <w:t xml:space="preserve">in which </w:t>
      </w:r>
      <w:r w:rsidR="008E2089" w:rsidRPr="00F1362D">
        <w:rPr>
          <w:rFonts w:ascii="Times New Roman" w:hAnsi="Times New Roman" w:cs="Times New Roman"/>
        </w:rPr>
        <w:t xml:space="preserve">only a single gene </w:t>
      </w:r>
      <w:r w:rsidR="00794FFA" w:rsidRPr="00F1362D">
        <w:rPr>
          <w:rFonts w:ascii="Times New Roman" w:hAnsi="Times New Roman" w:cs="Times New Roman"/>
        </w:rPr>
        <w:t xml:space="preserve">is sequenced </w:t>
      </w:r>
      <w:r w:rsidR="008E2089" w:rsidRPr="00F1362D">
        <w:rPr>
          <w:rFonts w:ascii="Times New Roman" w:hAnsi="Times New Roman" w:cs="Times New Roman"/>
        </w:rPr>
        <w:t>from each organism</w:t>
      </w:r>
      <w:r w:rsidR="008C1101"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PEVuZE5vdGU+PENpdGU+PEF1dGhvcj5IYW1hZHk8L0F1dGhvcj48WWVhcj4yMDA5PC9ZZWFyPjxS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==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PEVuZE5vdGU+PENpdGU+PEF1dGhvcj5IYW1hZHk8L0F1dGhvcj48WWVhcj4yMDA5PC9ZZWFyPjxS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==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25, 26</w:t>
      </w:r>
      <w:r w:rsidR="00EC630F">
        <w:rPr>
          <w:rFonts w:ascii="Times New Roman" w:hAnsi="Times New Roman" w:cs="Times New Roman"/>
          <w:noProof/>
        </w:rPr>
        <w:t>)</w:t>
      </w:r>
      <w:r w:rsidR="00EC630F">
        <w:rPr>
          <w:rFonts w:ascii="Times New Roman" w:hAnsi="Times New Roman" w:cs="Times New Roman"/>
        </w:rPr>
        <w:fldChar w:fldCharType="end"/>
      </w:r>
      <w:r w:rsidR="008E2089" w:rsidRPr="00F1362D">
        <w:rPr>
          <w:rFonts w:ascii="Times New Roman" w:hAnsi="Times New Roman" w:cs="Times New Roman"/>
        </w:rPr>
        <w:t>.</w:t>
      </w:r>
    </w:p>
    <w:p w14:paraId="04F67DFA" w14:textId="454817A7" w:rsidR="000F739F" w:rsidRDefault="000F739F" w:rsidP="00D97A46">
      <w:pPr>
        <w:rPr>
          <w:rFonts w:ascii="Times New Roman" w:hAnsi="Times New Roman" w:cs="Times New Roman"/>
        </w:rPr>
      </w:pPr>
      <w:r w:rsidRPr="00F1362D">
        <w:rPr>
          <w:rFonts w:ascii="Times New Roman" w:hAnsi="Times New Roman" w:cs="Times New Roman"/>
        </w:rPr>
        <w:tab/>
        <w:t>De</w:t>
      </w:r>
      <w:r w:rsidR="008C1101" w:rsidRPr="00F1362D">
        <w:rPr>
          <w:rFonts w:ascii="Times New Roman" w:hAnsi="Times New Roman" w:cs="Times New Roman"/>
        </w:rPr>
        <w:t xml:space="preserve">spite these challenges </w:t>
      </w:r>
      <w:r w:rsidRPr="00F1362D">
        <w:rPr>
          <w:rFonts w:ascii="Times New Roman" w:hAnsi="Times New Roman" w:cs="Times New Roman"/>
        </w:rPr>
        <w:t>WMGS</w:t>
      </w:r>
      <w:r w:rsidR="008C1101" w:rsidRPr="00F1362D">
        <w:rPr>
          <w:rFonts w:ascii="Times New Roman" w:hAnsi="Times New Roman" w:cs="Times New Roman"/>
        </w:rPr>
        <w:t xml:space="preserve"> carries tremendous benefits</w:t>
      </w:r>
      <w:r w:rsidRPr="00F1362D">
        <w:rPr>
          <w:rFonts w:ascii="Times New Roman" w:hAnsi="Times New Roman" w:cs="Times New Roman"/>
        </w:rPr>
        <w:t xml:space="preserve">, as it allows researchers to study previously unknown aspects of microbiomes. In particular, WMGS allowed for </w:t>
      </w:r>
      <w:r w:rsidR="00EA3B41" w:rsidRPr="00F1362D">
        <w:rPr>
          <w:rFonts w:ascii="Times New Roman" w:hAnsi="Times New Roman" w:cs="Times New Roman"/>
        </w:rPr>
        <w:t xml:space="preserve">the reconstruction of a given community’s </w:t>
      </w:r>
      <w:r w:rsidRPr="00F1362D">
        <w:rPr>
          <w:rFonts w:ascii="Times New Roman" w:hAnsi="Times New Roman" w:cs="Times New Roman"/>
        </w:rPr>
        <w:t xml:space="preserve">gene </w:t>
      </w:r>
      <w:r w:rsidR="00EA3B41" w:rsidRPr="00F1362D">
        <w:rPr>
          <w:rFonts w:ascii="Times New Roman" w:hAnsi="Times New Roman" w:cs="Times New Roman"/>
        </w:rPr>
        <w:t xml:space="preserve">content, which enabled </w:t>
      </w:r>
      <w:r w:rsidRPr="00F1362D">
        <w:rPr>
          <w:rFonts w:ascii="Times New Roman" w:hAnsi="Times New Roman" w:cs="Times New Roman"/>
        </w:rPr>
        <w:t>ecologists to predict the functional potential of entire microbiomes</w:t>
      </w:r>
      <w:r w:rsidR="00680004" w:rsidRPr="00F1362D">
        <w:rPr>
          <w:rFonts w:ascii="Times New Roman" w:hAnsi="Times New Roman" w:cs="Times New Roman"/>
        </w:rPr>
        <w:t xml:space="preserve">. This new angle of microbiome analysis allowed for prediction of metabolic processes present in communities, the </w:t>
      </w:r>
      <w:r w:rsidRPr="00F1362D">
        <w:rPr>
          <w:rFonts w:ascii="Times New Roman" w:hAnsi="Times New Roman" w:cs="Times New Roman"/>
        </w:rPr>
        <w:t xml:space="preserve">study </w:t>
      </w:r>
      <w:r w:rsidR="00680004" w:rsidRPr="00F1362D">
        <w:rPr>
          <w:rFonts w:ascii="Times New Roman" w:hAnsi="Times New Roman" w:cs="Times New Roman"/>
        </w:rPr>
        <w:t xml:space="preserve">of </w:t>
      </w:r>
      <w:r w:rsidRPr="00F1362D">
        <w:rPr>
          <w:rFonts w:ascii="Times New Roman" w:hAnsi="Times New Roman" w:cs="Times New Roman"/>
        </w:rPr>
        <w:t>community natural selection at the functional level</w:t>
      </w:r>
      <w:r w:rsidR="00584541"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PEVuZE5vdGU+PENpdGU+PEF1dGhvcj5TaGFyaWZpPC9BdXRob3I+PFllYXI+MjAxNzwvWWVhcj48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PEVuZE5vdGU+PENpdGU+PEF1dGhvcj5TaGFyaWZpPC9BdXRob3I+PFllYXI+MjAxNzwvWWVhcj48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27, 28</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The possibility of studying the functional potential of any organism in a microbiome meant that our understanding of microbial evolution and function was no longer limited to cultured organisms. In many fields such as human microbiome research, this hailed a new era for microbial research</w:t>
      </w:r>
      <w:r w:rsidR="00327EA7"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PEVuZE5vdGU+PENpdGU+PEF1dGhvcj5XYW5nPC9BdXRob3I+PFllYXI+MjAxNTwvWWVhcj48UmVj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PEVuZE5vdGU+PENpdGU+PEF1dGhvcj5XYW5nPC9BdXRob3I+PFllYXI+MjAxNTwvWWVhcj48UmVj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29, 30</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p>
    <w:p w14:paraId="0225BF48" w14:textId="5C20280D" w:rsidR="00AF0831" w:rsidRDefault="006863E0" w:rsidP="00D97A46">
      <w:pPr>
        <w:rPr>
          <w:ins w:id="89" w:author="German Uritskiy" w:date="2018-12-19T08:47:00Z"/>
          <w:rFonts w:ascii="Times New Roman" w:hAnsi="Times New Roman" w:cs="Times New Roman"/>
        </w:rPr>
      </w:pPr>
      <w:del w:id="90" w:author="German Uritskiy" w:date="2018-12-19T08:47:00Z">
        <w:r w:rsidRPr="00F1362D">
          <w:rPr>
            <w:rFonts w:ascii="Times New Roman" w:hAnsi="Times New Roman" w:cs="Times New Roman"/>
          </w:rPr>
          <w:tab/>
          <w:delText xml:space="preserve">In environmental research however, progress was stalled by the sheer complexity of </w:delText>
        </w:r>
        <w:r w:rsidR="007E4AA4" w:rsidRPr="00F1362D">
          <w:rPr>
            <w:rFonts w:ascii="Times New Roman" w:hAnsi="Times New Roman" w:cs="Times New Roman"/>
          </w:rPr>
          <w:delText xml:space="preserve">the </w:delText>
        </w:r>
        <w:r w:rsidRPr="00F1362D">
          <w:rPr>
            <w:rFonts w:ascii="Times New Roman" w:hAnsi="Times New Roman" w:cs="Times New Roman"/>
          </w:rPr>
          <w:delText>microbiomes</w:delText>
        </w:r>
        <w:r w:rsidR="007E4AA4" w:rsidRPr="00F1362D">
          <w:rPr>
            <w:rFonts w:ascii="Times New Roman" w:hAnsi="Times New Roman" w:cs="Times New Roman"/>
          </w:rPr>
          <w:delText xml:space="preserve">. This is especially true in high-salt environments, which often host microbiomes with very high strain heterogeneity and high GC content. Both of these factors are </w:delText>
        </w:r>
        <w:r w:rsidR="006000AE" w:rsidRPr="00F1362D">
          <w:rPr>
            <w:rFonts w:ascii="Times New Roman" w:hAnsi="Times New Roman" w:cs="Times New Roman"/>
          </w:rPr>
          <w:delText xml:space="preserve">major </w:delText>
        </w:r>
        <w:r w:rsidR="00DE4827" w:rsidRPr="00F1362D">
          <w:rPr>
            <w:rFonts w:ascii="Times New Roman" w:hAnsi="Times New Roman" w:cs="Times New Roman"/>
          </w:rPr>
          <w:delText>challenge</w:delText>
        </w:r>
        <w:r w:rsidR="007E4AA4" w:rsidRPr="00F1362D">
          <w:rPr>
            <w:rFonts w:ascii="Times New Roman" w:hAnsi="Times New Roman" w:cs="Times New Roman"/>
          </w:rPr>
          <w:delText>s</w:delText>
        </w:r>
        <w:r w:rsidR="00DE4827" w:rsidRPr="00F1362D">
          <w:rPr>
            <w:rFonts w:ascii="Times New Roman" w:hAnsi="Times New Roman" w:cs="Times New Roman"/>
          </w:rPr>
          <w:delText xml:space="preserve"> for de-convoluting their DNA content</w:delText>
        </w:r>
        <w:r w:rsidR="00327EA7" w:rsidRPr="00F1362D">
          <w:rPr>
            <w:rFonts w:ascii="Times New Roman" w:hAnsi="Times New Roman" w:cs="Times New Roman"/>
          </w:rPr>
          <w:delText xml:space="preserve"> </w:delText>
        </w:r>
        <w:r w:rsidR="007E4AA4" w:rsidRPr="00F1362D">
          <w:rPr>
            <w:rFonts w:ascii="Times New Roman" w:hAnsi="Times New Roman" w:cs="Times New Roman"/>
          </w:rPr>
          <w:delText xml:space="preserve">through metagenomic assembly and binning </w:delText>
        </w:r>
        <w:r w:rsidR="00145712" w:rsidRPr="00F1362D">
          <w:rPr>
            <w:rFonts w:ascii="Times New Roman" w:hAnsi="Times New Roman" w:cs="Times New Roman"/>
          </w:rPr>
          <w:fldChar w:fldCharType="begin">
            <w:fldData xml:space="preserve">PEVuZE5vdGU+PENpdGU+PEF1dGhvcj5DaGVuPC9BdXRob3I+PFllYXI+MjAxMzwvWWVhcj48UmVj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PEVuZE5vdGU+PENpdGU+PEF1dGhvcj5DaGVuPC9BdXRob3I+PFllYXI+MjAxMzwvWWVhcj48UmVj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31, 32</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DE4827" w:rsidRPr="00F1362D">
          <w:rPr>
            <w:rFonts w:ascii="Times New Roman" w:hAnsi="Times New Roman" w:cs="Times New Roman"/>
          </w:rPr>
          <w:delText>.</w:delText>
        </w:r>
        <w:r w:rsidR="006000AE" w:rsidRPr="00F1362D">
          <w:rPr>
            <w:rFonts w:ascii="Times New Roman" w:hAnsi="Times New Roman" w:cs="Times New Roman"/>
          </w:rPr>
          <w:delText xml:space="preserve"> This</w:delText>
        </w:r>
      </w:del>
    </w:p>
    <w:p w14:paraId="7A74878D" w14:textId="0EB3B772" w:rsidR="00E12EDC" w:rsidRPr="00E81253" w:rsidRDefault="00E81253" w:rsidP="00D97A46">
      <w:pPr>
        <w:rPr>
          <w:ins w:id="91" w:author="German Uritskiy" w:date="2018-12-19T08:47:00Z"/>
          <w:rFonts w:ascii="Times New Roman" w:hAnsi="Times New Roman" w:cs="Times New Roman"/>
          <w:b/>
        </w:rPr>
      </w:pPr>
      <w:ins w:id="92" w:author="German Uritskiy" w:date="2018-12-19T08:47:00Z">
        <w:r w:rsidRPr="00E81253">
          <w:rPr>
            <w:rFonts w:ascii="Times New Roman" w:hAnsi="Times New Roman" w:cs="Times New Roman"/>
            <w:b/>
          </w:rPr>
          <w:t xml:space="preserve">Limitations </w:t>
        </w:r>
        <w:r w:rsidR="00E12EDC" w:rsidRPr="00E81253">
          <w:rPr>
            <w:rFonts w:ascii="Times New Roman" w:hAnsi="Times New Roman" w:cs="Times New Roman"/>
            <w:b/>
          </w:rPr>
          <w:t>of sho</w:t>
        </w:r>
        <w:r>
          <w:rPr>
            <w:rFonts w:ascii="Times New Roman" w:hAnsi="Times New Roman" w:cs="Times New Roman"/>
            <w:b/>
          </w:rPr>
          <w:t>tgun metagenomics in halophile research</w:t>
        </w:r>
      </w:ins>
    </w:p>
    <w:p w14:paraId="14601508" w14:textId="0408D013" w:rsidR="00CD3366" w:rsidRDefault="006863E0" w:rsidP="006000AE">
      <w:pPr>
        <w:rPr>
          <w:ins w:id="93" w:author="German Uritskiy" w:date="2018-12-19T08:47:00Z"/>
          <w:rFonts w:ascii="Times New Roman" w:hAnsi="Times New Roman" w:cs="Times New Roman"/>
        </w:rPr>
      </w:pPr>
      <w:ins w:id="94" w:author="German Uritskiy" w:date="2018-12-19T08:47:00Z">
        <w:r w:rsidRPr="00F1362D">
          <w:rPr>
            <w:rFonts w:ascii="Times New Roman" w:hAnsi="Times New Roman" w:cs="Times New Roman"/>
          </w:rPr>
          <w:tab/>
        </w:r>
        <w:r w:rsidR="00E81253">
          <w:rPr>
            <w:rFonts w:ascii="Times New Roman" w:hAnsi="Times New Roman" w:cs="Times New Roman"/>
          </w:rPr>
          <w:t xml:space="preserve">Compared to </w:t>
        </w:r>
        <w:r w:rsidR="00D6190A">
          <w:rPr>
            <w:rFonts w:ascii="Times New Roman" w:hAnsi="Times New Roman" w:cs="Times New Roman"/>
          </w:rPr>
          <w:t xml:space="preserve">clinical and </w:t>
        </w:r>
        <w:r w:rsidR="00115BF5">
          <w:rPr>
            <w:rFonts w:ascii="Times New Roman" w:hAnsi="Times New Roman" w:cs="Times New Roman"/>
          </w:rPr>
          <w:t>synthetic</w:t>
        </w:r>
        <w:r w:rsidR="00E81253">
          <w:rPr>
            <w:rFonts w:ascii="Times New Roman" w:hAnsi="Times New Roman" w:cs="Times New Roman"/>
          </w:rPr>
          <w:t xml:space="preserve"> microbiomes, the reconstruction of </w:t>
        </w:r>
        <w:r w:rsidRPr="00F1362D">
          <w:rPr>
            <w:rFonts w:ascii="Times New Roman" w:hAnsi="Times New Roman" w:cs="Times New Roman"/>
          </w:rPr>
          <w:t>environmental</w:t>
        </w:r>
        <w:r w:rsidR="00E81253">
          <w:rPr>
            <w:rFonts w:ascii="Times New Roman" w:hAnsi="Times New Roman" w:cs="Times New Roman"/>
          </w:rPr>
          <w:t xml:space="preserve"> metagenomes </w:t>
        </w:r>
        <w:r w:rsidRPr="00F1362D">
          <w:rPr>
            <w:rFonts w:ascii="Times New Roman" w:hAnsi="Times New Roman" w:cs="Times New Roman"/>
          </w:rPr>
          <w:t>was stalled by the</w:t>
        </w:r>
        <w:r w:rsidR="00E81253">
          <w:rPr>
            <w:rFonts w:ascii="Times New Roman" w:hAnsi="Times New Roman" w:cs="Times New Roman"/>
          </w:rPr>
          <w:t>ir</w:t>
        </w:r>
        <w:r w:rsidRPr="00F1362D">
          <w:rPr>
            <w:rFonts w:ascii="Times New Roman" w:hAnsi="Times New Roman" w:cs="Times New Roman"/>
          </w:rPr>
          <w:t xml:space="preserve"> sheer complexity</w:t>
        </w:r>
        <w:r w:rsidR="007E4AA4" w:rsidRPr="00F1362D">
          <w:rPr>
            <w:rFonts w:ascii="Times New Roman" w:hAnsi="Times New Roman" w:cs="Times New Roman"/>
          </w:rPr>
          <w:t xml:space="preserve">. This is especially true in high-salt environments, which often host </w:t>
        </w:r>
        <w:r w:rsidR="00D6190A">
          <w:rPr>
            <w:rFonts w:ascii="Times New Roman" w:hAnsi="Times New Roman" w:cs="Times New Roman"/>
          </w:rPr>
          <w:t xml:space="preserve">microbial communities with low taxonomic diversity but </w:t>
        </w:r>
        <w:r w:rsidR="007E4AA4" w:rsidRPr="00F1362D">
          <w:rPr>
            <w:rFonts w:ascii="Times New Roman" w:hAnsi="Times New Roman" w:cs="Times New Roman"/>
          </w:rPr>
          <w:t>very high strain heterogeneity</w:t>
        </w:r>
        <w:r w:rsidR="00BC3E61">
          <w:rPr>
            <w:rFonts w:ascii="Times New Roman" w:hAnsi="Times New Roman" w:cs="Times New Roman"/>
          </w:rPr>
          <w:t xml:space="preserve"> and characteristically high GC-content</w:t>
        </w:r>
        <w:r w:rsidR="007E4AA4" w:rsidRPr="00F1362D">
          <w:rPr>
            <w:rFonts w:ascii="Times New Roman" w:hAnsi="Times New Roman" w:cs="Times New Roman"/>
          </w:rPr>
          <w:t xml:space="preserv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&lt;EndNote&gt;&lt;Cite&gt;&lt;Author&gt;Cuadros-Orellana&lt;/Author&gt;&lt;Year&gt;2007&lt;/Year&gt;&lt;RecNum&gt;4306&lt;/RecNum&gt;&lt;DisplayText&gt;(&lt;style face="italic"&gt;31, 32&lt;/style&gt;)&lt;/DisplayText&gt;&lt;record&gt;&lt;rec-number&gt;4306&lt;/rec-number&gt;&lt;foreign-keys&gt;&lt;key app="EN" db-id="vawrdvfvexr9z1e5pd0p92dt2dzpvp0ezpsr" timestamp="0"&gt;4306&lt;/key&gt;&lt;/foreign-keys&gt;&lt;ref-type name="Journal Article"&gt;17&lt;/ref-type&gt;&lt;contributors&gt;&lt;authors&gt;&lt;author&gt;Cuadros-Orellana, S.&lt;/author&gt;&lt;author&gt;Martin-Cuadrado, A.B.&lt;/author&gt;&lt;author&gt;Legault, B.&lt;/author&gt;&lt;author&gt;D&amp;apos;Auria, G.&lt;/author&gt;&lt;author&gt;Zhaxybayeva, O.&lt;/author&gt;&lt;author&gt;Papke, R.T.&lt;/author&gt;&lt;author&gt;Rodriguez-Valera, F.&lt;/author&gt;&lt;/authors&gt;&lt;/contributors&gt;&lt;titles&gt;&lt;title&gt;Genomic plasticity in prokaryotes: the case of the square haloarchaeon.&lt;/title&gt;&lt;secondary-title&gt;ISME J.&lt;/secondary-title&gt;&lt;/titles&gt;&lt;pages&gt;235-245&lt;/pages&gt;&lt;volume&gt;1&lt;/volume&gt;&lt;dates&gt;&lt;year&gt;2007&lt;/year&gt;&lt;/dates&gt;&lt;urls&gt;&lt;/urls&gt;&lt;/record&gt;&lt;/Cite&gt;&lt;Cite&gt;&lt;Author&gt;Papke&lt;/Author&gt;&lt;Year&gt;2004&lt;/Year&gt;&lt;RecNum&gt;3616&lt;/RecNum&gt;&lt;record&gt;&lt;rec-number&gt;3616&lt;/rec-number&gt;&lt;foreign-keys&gt;&lt;key app="EN" db-id="vawrdvfvexr9z1e5pd0p92dt2dzpvp0ezpsr" timestamp="0"&gt;3616&lt;/key&gt;&lt;/foreign-keys&gt;&lt;ref-type name="Journal Article"&gt;17&lt;/ref-type&gt;&lt;contributors&gt;&lt;authors&gt;&lt;author&gt;Papke, R. Thane&lt;/author&gt;&lt;author&gt;Koenig, Jeremy E.&lt;/author&gt;&lt;author&gt;Rodriguez-Valera, Francisco&lt;/author&gt;&lt;author&gt;Doolittle, W. Ford&lt;/author&gt;&lt;/authors&gt;&lt;/contributors&gt;&lt;titles&gt;&lt;title&gt;Frequent Recombination in a Saltern Population of Halorubrum&lt;/title&gt;&lt;secondary-title&gt;Science&lt;/secondary-title&gt;&lt;alt-title&gt;Science&lt;/alt-title&gt;&lt;/titles&gt;&lt;periodical&gt;&lt;full-title&gt;Science&lt;/full-title&gt;&lt;/periodical&gt;&lt;alt-periodical&gt;&lt;full-title&gt;Science&lt;/full-title&gt;&lt;/alt-periodical&gt;&lt;pages&gt;1928-1929&lt;/pages&gt;&lt;volume&gt;306&lt;/volume&gt;&lt;number&gt;5703&lt;/number&gt;&lt;dates&gt;&lt;year&gt;2004&lt;/year&gt;&lt;pub-dates&gt;&lt;date&gt;December 10, 2004&lt;/date&gt;&lt;/pub-dates&gt;&lt;/dates&gt;&lt;urls&gt;&lt;related-urls&gt;&lt;url&gt;http://www.sciencemag.org/cgi/content/abstract/306/5703/1928&lt;/url&gt;&lt;/related-urls&gt;&lt;/urls&gt;&lt;/record&gt;&lt;/Cite&gt;&lt;/EndNote&gt;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31, 32</w:t>
        </w:r>
        <w:r w:rsidR="00EC630F">
          <w:rPr>
            <w:rFonts w:ascii="Times New Roman" w:hAnsi="Times New Roman" w:cs="Times New Roman"/>
            <w:noProof/>
          </w:rPr>
          <w:t>)</w:t>
        </w:r>
        <w:r w:rsidR="00EC630F">
          <w:rPr>
            <w:rFonts w:ascii="Times New Roman" w:hAnsi="Times New Roman" w:cs="Times New Roman"/>
          </w:rPr>
          <w:fldChar w:fldCharType="end"/>
        </w:r>
        <w:r w:rsidR="007E4AA4" w:rsidRPr="00F1362D">
          <w:rPr>
            <w:rFonts w:ascii="Times New Roman" w:hAnsi="Times New Roman" w:cs="Times New Roman"/>
          </w:rPr>
          <w:t xml:space="preserve">. </w:t>
        </w:r>
        <w:r w:rsidR="00BA7FBC">
          <w:rPr>
            <w:rFonts w:ascii="Times New Roman" w:hAnsi="Times New Roman" w:cs="Times New Roman"/>
          </w:rPr>
          <w:t xml:space="preserve">The presence of a large number of highly similar strains presents </w:t>
        </w:r>
        <w:r w:rsidR="00BA7FBC" w:rsidRPr="00F1362D">
          <w:rPr>
            <w:rFonts w:ascii="Times New Roman" w:hAnsi="Times New Roman" w:cs="Times New Roman"/>
          </w:rPr>
          <w:t>major challenges for de-convoluting their DNA content through metagenomic assembly and binning</w:t>
        </w:r>
        <w:r w:rsidR="00BA7FBC">
          <w:rPr>
            <w:rFonts w:ascii="Times New Roman" w:hAnsi="Times New Roman" w:cs="Times New Roman"/>
          </w:rPr>
          <w:t>, and the high GC content reduces the kmer diversity of the samples</w:t>
        </w:r>
        <w:r w:rsidR="00BA7FBC" w:rsidRPr="00F1362D">
          <w:rPr>
            <w:rFonts w:ascii="Times New Roman" w:hAnsi="Times New Roman" w:cs="Times New Roman"/>
          </w:rPr>
          <w:t xml:space="preserve"> </w:t>
        </w:r>
        <w:r w:rsidR="00BA7FBC">
          <w:rPr>
            <w:rFonts w:ascii="Times New Roman" w:hAnsi="Times New Roman" w:cs="Times New Roman"/>
          </w:rPr>
          <w:fldChar w:fldCharType="begin">
            <w:fldData xml:space="preserve">PEVuZE5vdGU+PENpdGU+PEF1dGhvcj5DaGVuPC9BdXRob3I+PFllYXI+MjAxMzwvWWVhcj48UmVj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</w:fldData>
          </w:fldChar>
        </w:r>
        <w:r w:rsidR="00BA7FBC">
          <w:rPr>
            <w:rFonts w:ascii="Times New Roman" w:hAnsi="Times New Roman" w:cs="Times New Roman"/>
          </w:rPr>
          <w:instrText xml:space="preserve"> ADDIN EN.CITE </w:instrText>
        </w:r>
        <w:r w:rsidR="00BA7FBC">
          <w:rPr>
            <w:rFonts w:ascii="Times New Roman" w:hAnsi="Times New Roman" w:cs="Times New Roman"/>
          </w:rPr>
          <w:fldChar w:fldCharType="begin">
            <w:fldData xml:space="preserve">PEVuZE5vdGU+PENpdGU+PEF1dGhvcj5DaGVuPC9BdXRob3I+PFllYXI+MjAxMzwvWWVhcj48UmVj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</w:fldData>
          </w:fldChar>
        </w:r>
        <w:r w:rsidR="00BA7FBC">
          <w:rPr>
            <w:rFonts w:ascii="Times New Roman" w:hAnsi="Times New Roman" w:cs="Times New Roman"/>
          </w:rPr>
          <w:instrText xml:space="preserve"> ADDIN EN.CITE.DATA </w:instrText>
        </w:r>
        <w:r w:rsidR="00BA7FBC">
          <w:rPr>
            <w:rFonts w:ascii="Times New Roman" w:hAnsi="Times New Roman" w:cs="Times New Roman"/>
          </w:rPr>
        </w:r>
        <w:r w:rsidR="00BA7FBC">
          <w:rPr>
            <w:rFonts w:ascii="Times New Roman" w:hAnsi="Times New Roman" w:cs="Times New Roman"/>
          </w:rPr>
          <w:fldChar w:fldCharType="end"/>
        </w:r>
        <w:r w:rsidR="00BA7FBC">
          <w:rPr>
            <w:rFonts w:ascii="Times New Roman" w:hAnsi="Times New Roman" w:cs="Times New Roman"/>
          </w:rPr>
        </w:r>
        <w:r w:rsidR="00BA7FBC">
          <w:rPr>
            <w:rFonts w:ascii="Times New Roman" w:hAnsi="Times New Roman" w:cs="Times New Roman"/>
          </w:rPr>
          <w:fldChar w:fldCharType="separate"/>
        </w:r>
        <w:r w:rsidR="00BA7FBC">
          <w:rPr>
            <w:rFonts w:ascii="Times New Roman" w:hAnsi="Times New Roman" w:cs="Times New Roman"/>
            <w:noProof/>
          </w:rPr>
          <w:t>(</w:t>
        </w:r>
        <w:r w:rsidR="00BA7FBC" w:rsidRPr="00EC630F">
          <w:rPr>
            <w:rFonts w:ascii="Times New Roman" w:hAnsi="Times New Roman" w:cs="Times New Roman"/>
            <w:i/>
            <w:noProof/>
          </w:rPr>
          <w:t>33, 34</w:t>
        </w:r>
        <w:r w:rsidR="00BA7FBC">
          <w:rPr>
            <w:rFonts w:ascii="Times New Roman" w:hAnsi="Times New Roman" w:cs="Times New Roman"/>
            <w:noProof/>
          </w:rPr>
          <w:t>)</w:t>
        </w:r>
        <w:r w:rsidR="00BA7FBC">
          <w:rPr>
            <w:rFonts w:ascii="Times New Roman" w:hAnsi="Times New Roman" w:cs="Times New Roman"/>
          </w:rPr>
          <w:fldChar w:fldCharType="end"/>
        </w:r>
        <w:r w:rsidR="00BA7FBC">
          <w:rPr>
            <w:rFonts w:ascii="Times New Roman" w:hAnsi="Times New Roman" w:cs="Times New Roman"/>
          </w:rPr>
          <w:t xml:space="preserve">. </w:t>
        </w:r>
        <w:r w:rsidR="00CD3366">
          <w:rPr>
            <w:rFonts w:ascii="Times New Roman" w:hAnsi="Times New Roman" w:cs="Times New Roman"/>
          </w:rPr>
          <w:t xml:space="preserve">For example, </w:t>
        </w:r>
        <w:r w:rsidR="00BE7154">
          <w:rPr>
            <w:rFonts w:ascii="Times New Roman" w:hAnsi="Times New Roman" w:cs="Times New Roman"/>
          </w:rPr>
          <w:t>halophilic endolith community composition</w:t>
        </w:r>
        <w:r w:rsidR="00CD3366">
          <w:rPr>
            <w:rFonts w:ascii="Times New Roman" w:hAnsi="Times New Roman" w:cs="Times New Roman"/>
          </w:rPr>
          <w:t xml:space="preserve"> </w:t>
        </w:r>
        <w:r w:rsidR="00BE7154">
          <w:rPr>
            <w:rFonts w:ascii="Times New Roman" w:hAnsi="Times New Roman" w:cs="Times New Roman"/>
          </w:rPr>
          <w:t xml:space="preserve">is typically dominated by </w:t>
        </w:r>
        <w:r w:rsidR="00CD3366" w:rsidRPr="00CD3366">
          <w:rPr>
            <w:rFonts w:ascii="Times New Roman" w:hAnsi="Times New Roman" w:cs="Times New Roman"/>
            <w:i/>
          </w:rPr>
          <w:t>Halobacteria</w:t>
        </w:r>
        <w:r w:rsidR="00CD3366">
          <w:rPr>
            <w:rFonts w:ascii="Times New Roman" w:hAnsi="Times New Roman" w:cs="Times New Roman"/>
          </w:rPr>
          <w:t xml:space="preserve"> and </w:t>
        </w:r>
        <w:r w:rsidR="00CD3366" w:rsidRPr="00CD3366">
          <w:rPr>
            <w:rFonts w:ascii="Times New Roman" w:hAnsi="Times New Roman" w:cs="Times New Roman"/>
            <w:i/>
          </w:rPr>
          <w:t>Salinibater</w:t>
        </w:r>
        <w:r w:rsidR="00CD3366">
          <w:rPr>
            <w:rFonts w:ascii="Times New Roman" w:hAnsi="Times New Roman" w:cs="Times New Roman"/>
          </w:rPr>
          <w:t xml:space="preserve">, however their high strain diversity </w:t>
        </w:r>
        <w:r w:rsidR="00BE7154">
          <w:rPr>
            <w:rFonts w:ascii="Times New Roman" w:hAnsi="Times New Roman" w:cs="Times New Roman"/>
          </w:rPr>
          <w:t xml:space="preserve">and high GC-content </w:t>
        </w:r>
        <w:r w:rsidR="00CD3366">
          <w:rPr>
            <w:rFonts w:ascii="Times New Roman" w:hAnsi="Times New Roman" w:cs="Times New Roman"/>
          </w:rPr>
          <w:t>leads to</w:t>
        </w:r>
        <w:r w:rsidR="00BE7154">
          <w:rPr>
            <w:rFonts w:ascii="Times New Roman" w:hAnsi="Times New Roman" w:cs="Times New Roman"/>
          </w:rPr>
          <w:t xml:space="preserve"> relatively</w:t>
        </w:r>
        <w:r w:rsidR="00CD3366">
          <w:rPr>
            <w:rFonts w:ascii="Times New Roman" w:hAnsi="Times New Roman" w:cs="Times New Roman"/>
          </w:rPr>
          <w:t xml:space="preserve"> poor assembly and </w:t>
        </w:r>
        <w:r w:rsidR="00BE7154">
          <w:rPr>
            <w:rFonts w:ascii="Times New Roman" w:hAnsi="Times New Roman" w:cs="Times New Roman"/>
          </w:rPr>
          <w:t xml:space="preserve">MAG quality compared to that of the low GC and less abundant </w:t>
        </w:r>
        <w:r w:rsidR="00BE7154" w:rsidRPr="00BE7154">
          <w:rPr>
            <w:rFonts w:ascii="Times New Roman" w:hAnsi="Times New Roman" w:cs="Times New Roman"/>
            <w:i/>
          </w:rPr>
          <w:t>Cyanobacteria</w:t>
        </w:r>
        <w:r w:rsidR="00BE7154">
          <w:rPr>
            <w:rFonts w:ascii="Times New Roman" w:hAnsi="Times New Roman" w:cs="Times New Roman"/>
            <w:i/>
          </w:rPr>
          <w:t>,</w:t>
        </w:r>
        <w:r w:rsidR="00BE7154">
          <w:rPr>
            <w:rFonts w:ascii="Times New Roman" w:hAnsi="Times New Roman" w:cs="Times New Roman"/>
          </w:rPr>
          <w:t xml:space="preserve"> </w:t>
        </w:r>
        <w:r w:rsidR="00BE7154" w:rsidRPr="00BE7154">
          <w:rPr>
            <w:rFonts w:ascii="Times New Roman" w:hAnsi="Times New Roman" w:cs="Times New Roman"/>
            <w:i/>
          </w:rPr>
          <w:t>Actinobacteria</w:t>
        </w:r>
        <w:r w:rsidR="00BE7154">
          <w:rPr>
            <w:rFonts w:ascii="Times New Roman" w:hAnsi="Times New Roman" w:cs="Times New Roman"/>
          </w:rPr>
          <w:t xml:space="preserve">, and </w:t>
        </w:r>
        <w:r w:rsidR="00BE7154" w:rsidRPr="00BE7154">
          <w:rPr>
            <w:rFonts w:ascii="Times New Roman" w:hAnsi="Times New Roman" w:cs="Times New Roman"/>
            <w:i/>
          </w:rPr>
          <w:t>Gammaproteobacteria</w:t>
        </w:r>
        <w:r w:rsidR="00BE7154">
          <w:rPr>
            <w:rFonts w:ascii="Times New Roman" w:hAnsi="Times New Roman" w:cs="Times New Roman"/>
          </w:rPr>
          <w:t xml:space="preserve"> </w:t>
        </w:r>
        <w:r w:rsidR="003A225B">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&lt;EndNote&gt;&lt;Cite&gt;&lt;Author&gt;Uritskiy&lt;/Author&gt;&lt;Year&gt;2018&lt;/Year&gt;&lt;RecNum&gt;8954&lt;/RecNum&gt;&lt;DisplayText&gt;(&lt;style face="italic"&gt;35&lt;/style&gt;)&lt;/DisplayText&gt;&lt;record&gt;&lt;rec-number&gt;8954&lt;/rec-number&gt;&lt;foreign-keys&gt;&lt;key app="EN" db-id="vawrdvfvexr9z1e5pd0p92dt2dzpvp0ezpsr" timestamp="1543351321"&gt;8954&lt;/key&gt;&lt;/foreign-keys&gt;&lt;ref-type name="Journal Article"&gt;17&lt;/ref-type&gt;&lt;contributors&gt;&lt;authors&gt;&lt;author&gt;Uritskiy, Gherman&lt;/author&gt;&lt;author&gt;Getsin, Samantha&lt;/author&gt;&lt;author&gt;Munn, Adam&lt;/author&gt;&lt;author&gt;Gomez-Silva, Benito&lt;/author&gt;&lt;author&gt;Davila, Alfonso&lt;/author&gt;&lt;author&gt;Glass, Brian&lt;/author&gt;&lt;author&gt;Taylor, James&lt;/author&gt;&lt;author&gt;DiRuggiero, Jocelyne&lt;/author&gt;&lt;/authors&gt;&lt;/contributors&gt;&lt;titles&gt;&lt;title&gt;Response of extremophile microbiome to a rare rainfall reveals a two-step adaptation mechanism&lt;/title&gt;&lt;secondary-title&gt;bioRxiv&lt;/secondary-title&gt;&lt;/titles&gt;&lt;periodical&gt;&lt;full-title&gt;bioRxiv&lt;/full-title&gt;&lt;/periodical&gt;&lt;dates&gt;&lt;year&gt;2018&lt;/year&gt;&lt;/dates&gt;&lt;work-type&gt;10.1101/442525&lt;/work-type&gt;&lt;urls&gt;&lt;related-urls&gt;&lt;url&gt;http://biorxiv.org/content/early/2018/10/13/442525.abstract&lt;/url&gt;&lt;/related-urls&gt;&lt;/urls&gt;&lt;/record&gt;&lt;/Cite&gt;&lt;/EndNote&gt;</w:instrText>
        </w:r>
        <w:r w:rsidR="003A225B">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35</w:t>
        </w:r>
        <w:r w:rsidR="003A225B">
          <w:rPr>
            <w:rFonts w:ascii="Times New Roman" w:hAnsi="Times New Roman" w:cs="Times New Roman"/>
            <w:noProof/>
          </w:rPr>
          <w:t>)</w:t>
        </w:r>
        <w:r w:rsidR="003A225B">
          <w:rPr>
            <w:rFonts w:ascii="Times New Roman" w:hAnsi="Times New Roman" w:cs="Times New Roman"/>
          </w:rPr>
          <w:fldChar w:fldCharType="end"/>
        </w:r>
        <w:r w:rsidR="00BE7154">
          <w:rPr>
            <w:rFonts w:ascii="Times New Roman" w:hAnsi="Times New Roman" w:cs="Times New Roman"/>
          </w:rPr>
          <w:t xml:space="preserve">. </w:t>
        </w:r>
      </w:ins>
    </w:p>
    <w:p w14:paraId="1548B494" w14:textId="4B6620DD" w:rsidR="006000AE" w:rsidRDefault="00CD3366" w:rsidP="006000AE">
      <w:pPr>
        <w:rPr>
          <w:rFonts w:ascii="Times New Roman" w:hAnsi="Times New Roman" w:cs="Times New Roman"/>
        </w:rPr>
      </w:pPr>
      <w:ins w:id="95" w:author="German Uritskiy" w:date="2018-12-19T08:47:00Z">
        <w:r>
          <w:rPr>
            <w:rFonts w:ascii="Times New Roman" w:hAnsi="Times New Roman" w:cs="Times New Roman"/>
          </w:rPr>
          <w:tab/>
          <w:t>T</w:t>
        </w:r>
        <w:r w:rsidR="00D6190A">
          <w:rPr>
            <w:rFonts w:ascii="Times New Roman" w:hAnsi="Times New Roman" w:cs="Times New Roman"/>
          </w:rPr>
          <w:t>hese challenges</w:t>
        </w:r>
      </w:ins>
      <w:r w:rsidR="00D6190A">
        <w:rPr>
          <w:rFonts w:ascii="Times New Roman" w:hAnsi="Times New Roman" w:cs="Times New Roman"/>
        </w:rPr>
        <w:t xml:space="preserve"> </w:t>
      </w:r>
      <w:r w:rsidR="006000AE" w:rsidRPr="00F1362D">
        <w:rPr>
          <w:rFonts w:ascii="Times New Roman" w:hAnsi="Times New Roman" w:cs="Times New Roman"/>
        </w:rPr>
        <w:t xml:space="preserve">led to the field halophile WMGS analysis falling behind </w:t>
      </w:r>
      <w:r w:rsidR="007E4AA4" w:rsidRPr="00F1362D">
        <w:rPr>
          <w:rFonts w:ascii="Times New Roman" w:hAnsi="Times New Roman" w:cs="Times New Roman"/>
        </w:rPr>
        <w:t xml:space="preserve">more simple </w:t>
      </w:r>
      <w:r w:rsidR="006000AE" w:rsidRPr="00F1362D">
        <w:rPr>
          <w:rFonts w:ascii="Times New Roman" w:hAnsi="Times New Roman" w:cs="Times New Roman"/>
        </w:rPr>
        <w:t xml:space="preserve">microbiomes, leading to </w:t>
      </w:r>
      <w:r w:rsidR="00D67B47" w:rsidRPr="00F1362D">
        <w:rPr>
          <w:rFonts w:ascii="Times New Roman" w:hAnsi="Times New Roman" w:cs="Times New Roman"/>
        </w:rPr>
        <w:t xml:space="preserve">relatively </w:t>
      </w:r>
      <w:r w:rsidR="006000AE" w:rsidRPr="00F1362D">
        <w:rPr>
          <w:rFonts w:ascii="Times New Roman" w:hAnsi="Times New Roman" w:cs="Times New Roman"/>
        </w:rPr>
        <w:t>under-developed taxonomy databases and functional annotation models</w:t>
      </w:r>
      <w:r w:rsidR="00D67B47" w:rsidRPr="00F1362D">
        <w:rPr>
          <w:rFonts w:ascii="Times New Roman" w:hAnsi="Times New Roman" w:cs="Times New Roman"/>
        </w:rPr>
        <w:t xml:space="preserve"> </w:t>
      </w:r>
      <w:del w:id="96" w:author="German Uritskiy" w:date="2018-12-19T08:47:00Z">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&lt;EndNote&gt;&lt;Cite&gt;&lt;Author&gt;Loukas&lt;/Author&gt;&lt;Year&gt;2018&lt;/Year&gt;&lt;RecNum&gt;8916&lt;/RecNum&gt;&lt;DisplayText&gt;(&lt;style face="italic"&gt;33&lt;/style&gt;)&lt;/DisplayText&gt;&lt;record&gt;&lt;rec-number&gt;8916&lt;/rec-number&gt;&lt;foreign-keys&gt;&lt;key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33</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6000AE" w:rsidRPr="00F1362D">
          <w:rPr>
            <w:rFonts w:ascii="Times New Roman" w:hAnsi="Times New Roman" w:cs="Times New Roman"/>
          </w:rPr>
          <w:delText>.</w:delText>
        </w:r>
      </w:del>
      <w:ins w:id="97" w:author="German Uritskiy" w:date="2018-12-19T08:47:00Z">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&lt;EndNote&gt;&lt;Cite&gt;&lt;Author&gt;Loukas&lt;/Author&gt;&lt;Year&gt;2018&lt;/Year&gt;&lt;RecNum&gt;8916&lt;/RecNum&gt;&lt;DisplayText&gt;(&lt;style face="italic"&gt;36&lt;/style&gt;)&lt;/DisplayText&gt;&lt;record&gt;&lt;rec-number&gt;8916&lt;/rec-number&gt;&lt;foreign-keys&gt;&lt;key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36</w:t>
        </w:r>
        <w:r w:rsidR="003A225B">
          <w:rPr>
            <w:rFonts w:ascii="Times New Roman" w:hAnsi="Times New Roman" w:cs="Times New Roman"/>
            <w:noProof/>
          </w:rPr>
          <w:t>)</w:t>
        </w:r>
        <w:r w:rsidR="00EC630F">
          <w:rPr>
            <w:rFonts w:ascii="Times New Roman" w:hAnsi="Times New Roman" w:cs="Times New Roman"/>
          </w:rPr>
          <w:fldChar w:fldCharType="end"/>
        </w:r>
        <w:r w:rsidR="006000AE" w:rsidRPr="00F1362D">
          <w:rPr>
            <w:rFonts w:ascii="Times New Roman" w:hAnsi="Times New Roman" w:cs="Times New Roman"/>
          </w:rPr>
          <w:t>.</w:t>
        </w:r>
      </w:ins>
      <w:r w:rsidR="006000AE" w:rsidRPr="00F1362D">
        <w:rPr>
          <w:rFonts w:ascii="Times New Roman" w:hAnsi="Times New Roman" w:cs="Times New Roman"/>
        </w:rPr>
        <w:t xml:space="preserve"> In negative feedback loop, this in turn further stalled progress of halophilic microbiome research.</w:t>
      </w:r>
      <w:r w:rsidR="00D67B47" w:rsidRPr="00F1362D">
        <w:rPr>
          <w:rFonts w:ascii="Times New Roman" w:hAnsi="Times New Roman" w:cs="Times New Roman"/>
        </w:rPr>
        <w:t xml:space="preserve"> </w:t>
      </w:r>
      <w:r w:rsidR="006000AE" w:rsidRPr="00F1362D">
        <w:rPr>
          <w:rFonts w:ascii="Times New Roman" w:hAnsi="Times New Roman" w:cs="Times New Roman"/>
        </w:rPr>
        <w:t xml:space="preserve">As WMGS </w:t>
      </w:r>
      <w:del w:id="98" w:author="German Uritskiy" w:date="2018-12-19T08:47:00Z">
        <w:r w:rsidR="006000AE" w:rsidRPr="00F1362D">
          <w:rPr>
            <w:rFonts w:ascii="Times New Roman" w:hAnsi="Times New Roman" w:cs="Times New Roman"/>
          </w:rPr>
          <w:delText>is gradually taking over</w:delText>
        </w:r>
      </w:del>
      <w:ins w:id="99" w:author="German Uritskiy" w:date="2018-12-19T08:47:00Z">
        <w:r w:rsidR="00D86202">
          <w:rPr>
            <w:rFonts w:ascii="Times New Roman" w:hAnsi="Times New Roman" w:cs="Times New Roman"/>
          </w:rPr>
          <w:t>becomes commonplace</w:t>
        </w:r>
      </w:ins>
      <w:r w:rsidR="00D86202">
        <w:rPr>
          <w:rFonts w:ascii="Times New Roman" w:hAnsi="Times New Roman" w:cs="Times New Roman"/>
        </w:rPr>
        <w:t xml:space="preserve"> </w:t>
      </w:r>
      <w:r w:rsidR="006000AE" w:rsidRPr="00F1362D">
        <w:rPr>
          <w:rFonts w:ascii="Times New Roman" w:hAnsi="Times New Roman" w:cs="Times New Roman"/>
        </w:rPr>
        <w:t xml:space="preserve">microbiome research, it is </w:t>
      </w:r>
      <w:r w:rsidR="006000AE" w:rsidRPr="00F1362D">
        <w:rPr>
          <w:rFonts w:ascii="Times New Roman" w:hAnsi="Times New Roman" w:cs="Times New Roman"/>
        </w:rPr>
        <w:lastRenderedPageBreak/>
        <w:t>crucial that</w:t>
      </w:r>
      <w:r w:rsidR="00D86202">
        <w:rPr>
          <w:rFonts w:ascii="Times New Roman" w:hAnsi="Times New Roman" w:cs="Times New Roman"/>
        </w:rPr>
        <w:t xml:space="preserve"> </w:t>
      </w:r>
      <w:ins w:id="100" w:author="German Uritskiy" w:date="2018-12-19T08:47:00Z">
        <w:r w:rsidR="00D86202">
          <w:rPr>
            <w:rFonts w:ascii="Times New Roman" w:hAnsi="Times New Roman" w:cs="Times New Roman"/>
          </w:rPr>
          <w:t>the</w:t>
        </w:r>
        <w:r w:rsidR="006000AE" w:rsidRPr="00F1362D">
          <w:rPr>
            <w:rFonts w:ascii="Times New Roman" w:hAnsi="Times New Roman" w:cs="Times New Roman"/>
          </w:rPr>
          <w:t xml:space="preserve"> </w:t>
        </w:r>
      </w:ins>
      <w:r w:rsidR="006000AE" w:rsidRPr="00F1362D">
        <w:rPr>
          <w:rFonts w:ascii="Times New Roman" w:hAnsi="Times New Roman" w:cs="Times New Roman"/>
        </w:rPr>
        <w:t>halophile field</w:t>
      </w:r>
      <w:r w:rsidR="007E4AA4" w:rsidRPr="00F1362D">
        <w:rPr>
          <w:rFonts w:ascii="Times New Roman" w:hAnsi="Times New Roman" w:cs="Times New Roman"/>
        </w:rPr>
        <w:t xml:space="preserve"> </w:t>
      </w:r>
      <w:del w:id="101" w:author="German Uritskiy" w:date="2018-12-19T08:47:00Z">
        <w:r w:rsidR="007E4AA4" w:rsidRPr="00F1362D">
          <w:rPr>
            <w:rFonts w:ascii="Times New Roman" w:hAnsi="Times New Roman" w:cs="Times New Roman"/>
          </w:rPr>
          <w:delText>also begins</w:delText>
        </w:r>
      </w:del>
      <w:ins w:id="102" w:author="German Uritskiy" w:date="2018-12-19T08:47:00Z">
        <w:r w:rsidR="00D86202">
          <w:rPr>
            <w:rFonts w:ascii="Times New Roman" w:hAnsi="Times New Roman" w:cs="Times New Roman"/>
          </w:rPr>
          <w:t>takes advantage of the new technology</w:t>
        </w:r>
      </w:ins>
      <w:r w:rsidR="00D86202">
        <w:rPr>
          <w:rFonts w:ascii="Times New Roman" w:hAnsi="Times New Roman" w:cs="Times New Roman"/>
        </w:rPr>
        <w:t xml:space="preserve"> </w:t>
      </w:r>
      <w:r w:rsidR="001E2D75">
        <w:rPr>
          <w:rFonts w:ascii="Times New Roman" w:hAnsi="Times New Roman" w:cs="Times New Roman"/>
        </w:rPr>
        <w:t>to</w:t>
      </w:r>
      <w:r w:rsidR="00D86202">
        <w:rPr>
          <w:rFonts w:ascii="Times New Roman" w:hAnsi="Times New Roman" w:cs="Times New Roman"/>
        </w:rPr>
        <w:t xml:space="preserve"> </w:t>
      </w:r>
      <w:del w:id="103" w:author="German Uritskiy" w:date="2018-12-19T08:47:00Z">
        <w:r w:rsidR="007E4AA4" w:rsidRPr="00F1362D">
          <w:rPr>
            <w:rFonts w:ascii="Times New Roman" w:hAnsi="Times New Roman" w:cs="Times New Roman"/>
          </w:rPr>
          <w:delText>apply genome-resolved metagenomics to not fall further behind</w:delText>
        </w:r>
        <w:r w:rsidR="006000AE" w:rsidRPr="00F1362D">
          <w:rPr>
            <w:rFonts w:ascii="Times New Roman" w:hAnsi="Times New Roman" w:cs="Times New Roman"/>
          </w:rPr>
          <w:delText>. Recently developed</w:delText>
        </w:r>
      </w:del>
      <w:ins w:id="104" w:author="German Uritskiy" w:date="2018-12-19T08:47:00Z">
        <w:r w:rsidR="00D86202">
          <w:rPr>
            <w:rFonts w:ascii="Times New Roman" w:hAnsi="Times New Roman" w:cs="Times New Roman"/>
          </w:rPr>
          <w:t>catch up in its understanding of microbial community assembly and function</w:t>
        </w:r>
        <w:r w:rsidR="006000AE" w:rsidRPr="00F1362D">
          <w:rPr>
            <w:rFonts w:ascii="Times New Roman" w:hAnsi="Times New Roman" w:cs="Times New Roman"/>
          </w:rPr>
          <w:t xml:space="preserve">. </w:t>
        </w:r>
        <w:r w:rsidR="001F29EC">
          <w:rPr>
            <w:rFonts w:ascii="Times New Roman" w:hAnsi="Times New Roman" w:cs="Times New Roman"/>
          </w:rPr>
          <w:t>Since 2015,</w:t>
        </w:r>
      </w:ins>
      <w:r w:rsidR="001F29EC">
        <w:rPr>
          <w:rFonts w:ascii="Times New Roman" w:hAnsi="Times New Roman" w:cs="Times New Roman"/>
        </w:rPr>
        <w:t xml:space="preserve"> </w:t>
      </w:r>
      <w:r w:rsidR="007E4AA4" w:rsidRPr="00F1362D">
        <w:rPr>
          <w:rFonts w:ascii="Times New Roman" w:hAnsi="Times New Roman" w:cs="Times New Roman"/>
        </w:rPr>
        <w:t xml:space="preserve">analytical method </w:t>
      </w:r>
      <w:r w:rsidR="006000AE" w:rsidRPr="00F1362D">
        <w:rPr>
          <w:rFonts w:ascii="Times New Roman" w:hAnsi="Times New Roman" w:cs="Times New Roman"/>
        </w:rPr>
        <w:t>improvements</w:t>
      </w:r>
      <w:r w:rsidR="00D86202">
        <w:rPr>
          <w:rFonts w:ascii="Times New Roman" w:hAnsi="Times New Roman" w:cs="Times New Roman"/>
        </w:rPr>
        <w:t xml:space="preserve"> </w:t>
      </w:r>
      <w:del w:id="105" w:author="German Uritskiy" w:date="2018-12-19T08:47:00Z">
        <w:r w:rsidR="006000AE" w:rsidRPr="00F1362D">
          <w:rPr>
            <w:rFonts w:ascii="Times New Roman" w:hAnsi="Times New Roman" w:cs="Times New Roman"/>
          </w:rPr>
          <w:delText>have enabled</w:delText>
        </w:r>
      </w:del>
      <w:ins w:id="106" w:author="German Uritskiy" w:date="2018-12-19T08:47:00Z">
        <w:r w:rsidR="00D86202">
          <w:rPr>
            <w:rFonts w:ascii="Times New Roman" w:hAnsi="Times New Roman" w:cs="Times New Roman"/>
          </w:rPr>
          <w:t>allowed</w:t>
        </w:r>
      </w:ins>
      <w:r w:rsidR="00D86202">
        <w:rPr>
          <w:rFonts w:ascii="Times New Roman" w:hAnsi="Times New Roman" w:cs="Times New Roman"/>
        </w:rPr>
        <w:t xml:space="preserve"> for</w:t>
      </w:r>
      <w:r w:rsidR="006000AE" w:rsidRPr="00F1362D">
        <w:rPr>
          <w:rFonts w:ascii="Times New Roman" w:hAnsi="Times New Roman" w:cs="Times New Roman"/>
        </w:rPr>
        <w:t xml:space="preserve"> effective de-convolution of WMGS data from even the most complex microbiomes, which will greatly benefit the halophile research field if applied effectively.</w:t>
      </w:r>
    </w:p>
    <w:p w14:paraId="280794C1" w14:textId="77777777" w:rsidR="008300A2" w:rsidRPr="00F1362D" w:rsidRDefault="008300A2" w:rsidP="00D97A46">
      <w:pPr>
        <w:rPr>
          <w:rFonts w:ascii="Times New Roman" w:hAnsi="Times New Roman" w:cs="Times New Roman"/>
        </w:rPr>
      </w:pPr>
      <w:moveFromRangeStart w:id="107" w:author="German Uritskiy" w:date="2018-12-19T08:47:00Z" w:name="move532972570"/>
    </w:p>
    <w:p w14:paraId="45E28695" w14:textId="77777777" w:rsidR="004A60E2" w:rsidRPr="00F1362D" w:rsidRDefault="00C75EDF" w:rsidP="00D97A46">
      <w:pPr>
        <w:rPr>
          <w:rFonts w:ascii="Times New Roman" w:hAnsi="Times New Roman" w:cs="Times New Roman"/>
          <w:b/>
        </w:rPr>
      </w:pPr>
      <w:moveFrom w:id="108" w:author="German Uritskiy" w:date="2018-12-19T08:47:00Z">
        <w:r w:rsidRPr="00F1362D">
          <w:rPr>
            <w:rFonts w:ascii="Times New Roman" w:hAnsi="Times New Roman" w:cs="Times New Roman"/>
            <w:b/>
          </w:rPr>
          <w:t>Halophilic microbiome</w:t>
        </w:r>
        <w:r w:rsidR="004A60E2" w:rsidRPr="00F1362D">
          <w:rPr>
            <w:rFonts w:ascii="Times New Roman" w:hAnsi="Times New Roman" w:cs="Times New Roman"/>
            <w:b/>
          </w:rPr>
          <w:t xml:space="preserve"> research powered by shotgun metagenomics</w:t>
        </w:r>
      </w:moveFrom>
    </w:p>
    <w:moveFromRangeEnd w:id="107"/>
    <w:p w14:paraId="42023F4C" w14:textId="77777777" w:rsidR="004A60E2" w:rsidRPr="00F1362D" w:rsidRDefault="004A60E2" w:rsidP="004A60E2">
      <w:pPr>
        <w:ind w:firstLine="720"/>
        <w:rPr>
          <w:rFonts w:ascii="Times New Roman" w:hAnsi="Times New Roman" w:cs="Times New Roman"/>
        </w:rPr>
      </w:pPr>
      <w:del w:id="109" w:author="German Uritskiy" w:date="2018-12-19T08:47:00Z">
        <w:r w:rsidRPr="00F1362D">
          <w:rPr>
            <w:rFonts w:ascii="Times New Roman" w:hAnsi="Times New Roman" w:cs="Times New Roman"/>
          </w:rPr>
          <w:delText>Just as in other fields</w:delText>
        </w:r>
      </w:del>
      <w:moveFromRangeStart w:id="110" w:author="German Uritskiy" w:date="2018-12-19T08:47:00Z" w:name="move532972571"/>
      <w:moveFrom w:id="111" w:author="German Uritskiy" w:date="2018-12-19T08:47:00Z">
        <w:r w:rsidR="008300A2">
          <w:rPr>
            <w:rFonts w:ascii="Times New Roman" w:hAnsi="Times New Roman" w:cs="Times New Roman"/>
          </w:rPr>
          <w:t xml:space="preserve">, </w:t>
        </w:r>
        <w:r w:rsidRPr="00F1362D">
          <w:rPr>
            <w:rFonts w:ascii="Times New Roman" w:hAnsi="Times New Roman" w:cs="Times New Roman"/>
          </w:rPr>
          <w:t xml:space="preserve">there have been numerous breakthroughs in halophilic microbiome research that </w:t>
        </w:r>
        <w:r w:rsidR="005B41CE" w:rsidRPr="00F1362D">
          <w:rPr>
            <w:rFonts w:ascii="Times New Roman" w:hAnsi="Times New Roman" w:cs="Times New Roman"/>
          </w:rPr>
          <w:t xml:space="preserve">were enabled by </w:t>
        </w:r>
        <w:r w:rsidRPr="00F1362D">
          <w:rPr>
            <w:rFonts w:ascii="Times New Roman" w:hAnsi="Times New Roman" w:cs="Times New Roman"/>
          </w:rPr>
          <w:t>WMGS</w:t>
        </w:r>
        <w:r w:rsidR="005B41CE" w:rsidRPr="00F1362D">
          <w:rPr>
            <w:rFonts w:ascii="Times New Roman" w:hAnsi="Times New Roman" w:cs="Times New Roman"/>
          </w:rPr>
          <w:t xml:space="preserv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&lt;EndNote&gt;&lt;Cite&gt;&lt;Author&gt;Hedlund&lt;/Author&gt;&lt;Year&gt;2014&lt;/Year&gt;&lt;RecNum&gt;8924&lt;/RecNum&gt;&lt;DisplayText&gt;(&lt;style face="italic"&gt;11&lt;/style&gt;)&lt;/DisplayText&gt;&lt;record&gt;&lt;rec-number&gt;8924&lt;/rec-number&gt;&lt;foreign-keys&gt;&lt;key app="EN" db-id="vawrdvfvexr9z1e5pd0p92dt2dzpvp0ezpsr" timestamp="1543251800"&gt;8924&lt;/key&gt;&lt;/foreign-keys&gt;&lt;ref-type name="Journal Article"&gt;17&lt;/ref-type&gt;&lt;contributors&gt;&lt;authors&gt;&lt;author&gt;Hedlund, B. P.&lt;/author&gt;&lt;author&gt;Dodsworth, J. A.&lt;/author&gt;&lt;author&gt;Murugapiran, S. K.&lt;/author&gt;&lt;author&gt;Rinke, C.&lt;/author&gt;&lt;author&gt;Woyke, T.&lt;/author&gt;&lt;/authors&gt;&lt;/contributors&gt;&lt;auth-address&gt;School of Life Sciences, University of Nevada Las Vegas, 4004, 4505 Maryland Parkway, Las Vegas, NV, 89154-4004, USA, brian.hedlund@unlv.edu.&lt;/auth-address&gt;&lt;titles&gt;&lt;title&gt;Impact of single-cell genomics and metagenomics on the emerging view of extremophile &amp;quot;microbial dark matter&amp;quot;&lt;/title&gt;&lt;secondary-title&gt;Extremophiles&lt;/secondary-title&gt;&lt;/titles&gt;&lt;periodical&gt;&lt;full-title&gt;Extremophiles&lt;/full-title&gt;&lt;/periodical&gt;&lt;pages&gt;865-75&lt;/pages&gt;&lt;volume&gt;18&lt;/volume&gt;&lt;number&gt;5&lt;/number&gt;&lt;keywords&gt;&lt;keyword&gt;*Adaptation, Physiological&lt;/keyword&gt;&lt;keyword&gt;*Metagenome&lt;/keyword&gt;&lt;keyword&gt;Metagenomics&lt;/keyword&gt;&lt;keyword&gt;Microbiota/*genetics&lt;/keyword&gt;&lt;keyword&gt;Single-Cell Analysis&lt;/keyword&gt;&lt;/keywords&gt;&lt;dates&gt;&lt;year&gt;2014&lt;/year&gt;&lt;pub-dates&gt;&lt;date&gt;Sep&lt;/date&gt;&lt;/pub-dates&gt;&lt;/dates&gt;&lt;isbn&gt;1433-4909 (Electronic)&amp;#xD;1431-0651 (Linking)&lt;/isbn&gt;&lt;accession-num&gt;25113821&lt;/accession-num&gt;&lt;urls&gt;&lt;related-urls&gt;&lt;url&gt;https://www.ncbi.nlm.nih.gov/pubmed/25113821&lt;/url&gt;&lt;/related-urls&gt;&lt;/urls&gt;&lt;electronic-resource-num&gt;10.1007/s00792-014-0664-7&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11</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First, this sequencing technology allowed for interrogation of the taxonomic structure of microbiomes in high-salt environments with significantly less taxonomy-based biases compared to conventional ribosomal amplicon sequencing. In </w:t>
        </w:r>
        <w:r w:rsidR="005B41CE" w:rsidRPr="00F1362D">
          <w:rPr>
            <w:rFonts w:ascii="Times New Roman" w:hAnsi="Times New Roman" w:cs="Times New Roman"/>
          </w:rPr>
          <w:t>conventional 16S rRNA amplicon sequencing</w:t>
        </w:r>
        <w:r w:rsidRPr="00F1362D">
          <w:rPr>
            <w:rFonts w:ascii="Times New Roman" w:hAnsi="Times New Roman" w:cs="Times New Roman"/>
          </w:rPr>
          <w:t xml:space="preserve"> the primer </w:t>
        </w:r>
        <w:r w:rsidR="005B41CE" w:rsidRPr="00F1362D">
          <w:rPr>
            <w:rFonts w:ascii="Times New Roman" w:hAnsi="Times New Roman" w:cs="Times New Roman"/>
          </w:rPr>
          <w:t xml:space="preserve">choice </w:t>
        </w:r>
        <w:r w:rsidRPr="00F1362D">
          <w:rPr>
            <w:rFonts w:ascii="Times New Roman" w:hAnsi="Times New Roman" w:cs="Times New Roman"/>
          </w:rPr>
          <w:t>can have a massive impact on the taxonomic distribution in the sequencing results</w:t>
        </w:r>
        <w:r w:rsidR="005B41CE" w:rsidRPr="00F1362D">
          <w:rPr>
            <w:rFonts w:ascii="Times New Roman" w:hAnsi="Times New Roman" w:cs="Times New Roman"/>
          </w:rPr>
          <w:t xml:space="preserve"> </w:t>
        </w:r>
      </w:moveFrom>
      <w:moveFromRangeEnd w:id="110"/>
      <w:del w:id="112" w:author="German Uritskiy" w:date="2018-12-19T08:47:00Z">
        <w:r w:rsidR="00145712" w:rsidRPr="00F1362D">
          <w:rPr>
            <w:rFonts w:ascii="Times New Roman" w:hAnsi="Times New Roman" w:cs="Times New Roman"/>
          </w:rPr>
          <w:fldChar w:fldCharType="begin">
            <w:fldData xml:space="preserve">PEVuZE5vdGU+PENpdGU+PEF1dGhvcj5Qb3JldHNreTwvQXV0aG9yPjxZZWFyPjIwMTQ8L1llYXI+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PEVuZE5vdGU+PENpdGU+PEF1dGhvcj5Qb3JldHNreTwvQXV0aG9yPjxZZWFyPjIwMTQ8L1llYXI+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34</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 While WMGS has biases associated with GC content, taxonomic annotation of shotgun reads usually results in more accurate and robust taxonomic profiles</w:delText>
        </w:r>
        <w:r w:rsidR="005B41CE" w:rsidRPr="00F1362D">
          <w:rPr>
            <w:rFonts w:ascii="Times New Roman" w:hAnsi="Times New Roman" w:cs="Times New Roman"/>
          </w:rPr>
          <w:delText xml:space="preserve">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&lt;EndNote&gt;&lt;Cite&gt;&lt;Author&gt;White&lt;/Author&gt;&lt;Year&gt;2009&lt;/Year&gt;&lt;RecNum&gt;5386&lt;/RecNum&gt;&lt;DisplayText&gt;(&lt;style face="italic"&gt;35&lt;/style&gt;)&lt;/DisplayText&gt;&lt;record&gt;&lt;rec-number&gt;5386&lt;/rec-number&gt;&lt;foreign-keys&gt;&lt;key app="EN" db-id="vawrdvfvexr9z1e5pd0p92dt2dzpvp0ezpsr" timestamp="0"&gt;5386&lt;/key&gt;&lt;/foreign-keys&gt;&lt;ref-type name="Journal Article"&gt;17&lt;/ref-type&gt;&lt;contributors&gt;&lt;authors&gt;&lt;author&gt;White, J. R.&lt;/author&gt;&lt;author&gt;Nagarajan, N.&lt;/author&gt;&lt;author&gt;Pop, M.&lt;/author&gt;&lt;/authors&gt;&lt;/contributors&gt;&lt;auth-address&gt;Applied Mathematics and Scientific Computation Program, Center for Bioinformatics and Computational Biology, University of Maryland, College Park, Maryland, United States of America.&lt;/auth-address&gt;&lt;titles&gt;&lt;title&gt;Statistical methods for detecting differentially abundant features in clinical metagenomic samples&lt;/title&gt;&lt;secondary-title&gt;PLoS Comput Biol&lt;/secondary-title&gt;&lt;/titles&gt;&lt;periodical&gt;&lt;full-title&gt;PLoS Comput Biol&lt;/full-title&gt;&lt;/periodical&gt;&lt;pages&gt;e1000352&lt;/pages&gt;&lt;volume&gt;5&lt;/volume&gt;&lt;number&gt;4&lt;/number&gt;&lt;edition&gt;2009/04/11&lt;/edition&gt;&lt;keywords&gt;&lt;keyword&gt;Bacteria/*classification/*genetics/isolation &amp;amp; purification&lt;/keyword&gt;&lt;keyword&gt;Chromosome Mapping/*methods&lt;/keyword&gt;&lt;keyword&gt;DNA, Bacterial/*genetics&lt;/keyword&gt;&lt;keyword&gt;Gene Expression Profiling/*methods&lt;/keyword&gt;&lt;keyword&gt;Humans&lt;/keyword&gt;&lt;keyword&gt;Intestines/*microbiology&lt;/keyword&gt;&lt;keyword&gt;Obesity/*microbiology&lt;/keyword&gt;&lt;/keywords&gt;&lt;dates&gt;&lt;year&gt;2009&lt;/year&gt;&lt;pub-dates&gt;&lt;date&gt;Apr&lt;/date&gt;&lt;/pub-dates&gt;&lt;/dates&gt;&lt;isbn&gt;1553-7358 (Electronic)&lt;/isbn&gt;&lt;accession-num&gt;19360128&lt;/accession-num&gt;&lt;urls&gt;&lt;related-urls&gt;&lt;url&gt;http://www.ncbi.nlm.nih.gov/entrez/query.fcgi?cmd=Retrieve&amp;amp;db=PubMed&amp;amp;dopt=Citation&amp;amp;list_uids=19360128&lt;/url&gt;&lt;/related-urls&gt;&lt;/urls&gt;&lt;electronic-resource-num&gt;10.1371/journal.pcbi.1000352&lt;/electronic-resource-num&gt;&lt;language&gt;eng&lt;/language&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35</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w:delText>
        </w:r>
      </w:del>
      <w:moveFromRangeStart w:id="113" w:author="German Uritskiy" w:date="2018-12-19T08:47:00Z" w:name="move532972572"/>
      <w:moveFrom w:id="114" w:author="German Uritskiy" w:date="2018-12-19T08:47:00Z">
        <w:r w:rsidR="005B41CE" w:rsidRPr="00F1362D">
          <w:rPr>
            <w:rFonts w:ascii="Times New Roman" w:hAnsi="Times New Roman" w:cs="Times New Roman"/>
          </w:rPr>
          <w:t xml:space="preserve"> This is particularly important in high-salt environments, where both Archaea and Bacteria can be equally abundant, as it is difficult to accurately amplify both domains with amplicon sequencing. </w:t>
        </w:r>
        <w:r w:rsidRPr="00F1362D">
          <w:rPr>
            <w:rFonts w:ascii="Times New Roman" w:hAnsi="Times New Roman" w:cs="Times New Roman"/>
          </w:rPr>
          <w:t xml:space="preserve"> WMGS also results in sequencing of DNA not targeted by 16S rRNA amplicon sequencing, including Eukaryotic genomes, DNA viruses, and extra-genomic DNA such as plasmids. </w:t>
        </w:r>
      </w:moveFrom>
    </w:p>
    <w:p w14:paraId="3A7D9F6C" w14:textId="77777777" w:rsidR="004A60E2" w:rsidRPr="00F1362D" w:rsidRDefault="004A60E2" w:rsidP="004A60E2">
      <w:pPr>
        <w:ind w:firstLine="720"/>
        <w:rPr>
          <w:rFonts w:ascii="Times New Roman" w:hAnsi="Times New Roman" w:cs="Times New Roman"/>
        </w:rPr>
      </w:pPr>
      <w:moveFrom w:id="115" w:author="German Uritskiy" w:date="2018-12-19T08:47:00Z">
        <w:r w:rsidRPr="00F1362D">
          <w:rPr>
            <w:rFonts w:ascii="Times New Roman" w:hAnsi="Times New Roman" w:cs="Times New Roman"/>
          </w:rPr>
          <w:t xml:space="preserve">WMGS also allows for the reconstruction of DNA viruses in a microbiome. </w:t>
        </w:r>
      </w:moveFrom>
      <w:moveFromRangeEnd w:id="113"/>
      <w:del w:id="116" w:author="German Uritskiy" w:date="2018-12-19T08:47:00Z">
        <w:r w:rsidRPr="00F1362D">
          <w:rPr>
            <w:rFonts w:ascii="Times New Roman" w:hAnsi="Times New Roman" w:cs="Times New Roman"/>
          </w:rPr>
          <w:delText>In h</w:delText>
        </w:r>
        <w:r w:rsidR="00D63E12" w:rsidRPr="00F1362D">
          <w:rPr>
            <w:rFonts w:ascii="Times New Roman" w:hAnsi="Times New Roman" w:cs="Times New Roman"/>
          </w:rPr>
          <w:delText xml:space="preserve">yper-saline aquatic environemtns environments </w:delText>
        </w:r>
        <w:r w:rsidR="00145712" w:rsidRPr="00F1362D">
          <w:rPr>
            <w:rFonts w:ascii="Times New Roman" w:hAnsi="Times New Roman" w:cs="Times New Roman"/>
          </w:rPr>
          <w:fldChar w:fldCharType="begin">
            <w:fldData xml:space="preserve">PEVuZE5vdGU+PENpdGU+PEF1dGhvcj5Sb3V4PC9BdXRob3I+PFllYXI+MjAxNjwvWWVhcj48UmVj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PEVuZE5vdGU+PENpdGU+PEF1dGhvcj5Sb3V4PC9BdXRob3I+PFllYXI+MjAxNjwvWWVhcj48UmVj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36</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D63E12" w:rsidRPr="00F1362D">
          <w:rPr>
            <w:rFonts w:ascii="Times New Roman" w:hAnsi="Times New Roman" w:cs="Times New Roman"/>
          </w:rPr>
          <w:delText xml:space="preserve"> and halite endolithic communities </w:delText>
        </w:r>
        <w:r w:rsidR="00145712" w:rsidRPr="00F1362D">
          <w:rPr>
            <w:rFonts w:ascii="Times New Roman" w:hAnsi="Times New Roman" w:cs="Times New Roman"/>
          </w:rPr>
          <w:fldChar w:fldCharType="begin">
            <w:fldData xml:space="preserve">PEVuZE5vdGU+PENpdGU+PEF1dGhvcj5Dcml0cy1DaHJpc3RvcGg8L0F1dGhvcj48WWVhcj4yMDE2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PEVuZE5vdGU+PENpdGU+PEF1dGhvcj5Dcml0cy1DaHJpc3RvcGg8L0F1dGhvcj48WWVhcj4yMDE2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37</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D63E12" w:rsidRPr="00F1362D">
          <w:rPr>
            <w:rFonts w:ascii="Times New Roman" w:hAnsi="Times New Roman" w:cs="Times New Roman"/>
          </w:rPr>
          <w:delText xml:space="preserve">, recovery of viral sequences </w:delText>
        </w:r>
        <w:r w:rsidRPr="00F1362D">
          <w:rPr>
            <w:rFonts w:ascii="Times New Roman" w:hAnsi="Times New Roman" w:cs="Times New Roman"/>
          </w:rPr>
          <w:delText xml:space="preserve">allowed for </w:delText>
        </w:r>
        <w:r w:rsidR="00D63E12" w:rsidRPr="00F1362D">
          <w:rPr>
            <w:rFonts w:ascii="Times New Roman" w:hAnsi="Times New Roman" w:cs="Times New Roman"/>
          </w:rPr>
          <w:delText xml:space="preserve">the characterization and study </w:delText>
        </w:r>
        <w:r w:rsidRPr="00F1362D">
          <w:rPr>
            <w:rFonts w:ascii="Times New Roman" w:hAnsi="Times New Roman" w:cs="Times New Roman"/>
          </w:rPr>
          <w:delText xml:space="preserve">of a </w:delText>
        </w:r>
        <w:r w:rsidR="00D63E12" w:rsidRPr="00F1362D">
          <w:rPr>
            <w:rFonts w:ascii="Times New Roman" w:hAnsi="Times New Roman" w:cs="Times New Roman"/>
          </w:rPr>
          <w:delText xml:space="preserve">major </w:delText>
        </w:r>
        <w:r w:rsidRPr="00F1362D">
          <w:rPr>
            <w:rFonts w:ascii="Times New Roman" w:hAnsi="Times New Roman" w:cs="Times New Roman"/>
          </w:rPr>
          <w:delText xml:space="preserve">previously unexplored aspect of halophilic microbiomes. </w:delText>
        </w:r>
      </w:del>
      <w:moveFromRangeStart w:id="117" w:author="German Uritskiy" w:date="2018-12-19T08:47:00Z" w:name="move532972573"/>
      <w:moveFrom w:id="118" w:author="German Uritskiy" w:date="2018-12-19T08:47:00Z">
        <w:r w:rsidRPr="00F1362D">
          <w:rPr>
            <w:rFonts w:ascii="Times New Roman" w:hAnsi="Times New Roman" w:cs="Times New Roman"/>
          </w:rPr>
          <w:t xml:space="preserve">Viruses play the role of predators in most microbiomes, and are essential to community functioning through nutrient turnover from their lytic activity. </w:t>
        </w:r>
      </w:moveFrom>
      <w:moveFromRangeEnd w:id="117"/>
      <w:del w:id="119" w:author="German Uritskiy" w:date="2018-12-19T08:47:00Z">
        <w:r w:rsidR="00D63E12" w:rsidRPr="00F1362D">
          <w:rPr>
            <w:rFonts w:ascii="Times New Roman" w:hAnsi="Times New Roman" w:cs="Times New Roman"/>
          </w:rPr>
          <w:delText xml:space="preserve">In addition to viral sequence extraction, </w:delText>
        </w:r>
        <w:r w:rsidRPr="00F1362D">
          <w:rPr>
            <w:rFonts w:ascii="Times New Roman" w:hAnsi="Times New Roman" w:cs="Times New Roman"/>
          </w:rPr>
          <w:delText xml:space="preserve">CRISPR arrays encoded in the </w:delText>
        </w:r>
        <w:r w:rsidR="00D63E12" w:rsidRPr="00F1362D">
          <w:rPr>
            <w:rFonts w:ascii="Times New Roman" w:hAnsi="Times New Roman" w:cs="Times New Roman"/>
          </w:rPr>
          <w:delText xml:space="preserve">halophilic </w:delText>
        </w:r>
        <w:r w:rsidRPr="00F1362D">
          <w:rPr>
            <w:rFonts w:ascii="Times New Roman" w:hAnsi="Times New Roman" w:cs="Times New Roman"/>
          </w:rPr>
          <w:delText xml:space="preserve">genomes </w:delText>
        </w:r>
        <w:r w:rsidR="00D63E12" w:rsidRPr="00F1362D">
          <w:rPr>
            <w:rFonts w:ascii="Times New Roman" w:hAnsi="Times New Roman" w:cs="Times New Roman"/>
          </w:rPr>
          <w:delText xml:space="preserve">have been analyzed to investigate strain dispersal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&lt;EndNote&gt;&lt;Cite&gt;&lt;Author&gt;Finstad&lt;/Author&gt;&lt;Year&gt;2017&lt;/Year&gt;&lt;RecNum&gt;8580&lt;/RecNum&gt;&lt;DisplayText&gt;(&lt;style face="italic"&gt;38&lt;/style&gt;)&lt;/DisplayText&gt;&lt;record&gt;&lt;rec-number&gt;8580&lt;/rec-number&gt;&lt;foreign-keys&gt;&lt;key app="EN" db-id="vawrdvfvexr9z1e5pd0p92dt2dzpvp0ezpsr" timestamp="1530210822"&gt;8580&lt;/key&gt;&lt;/foreign-keys&gt;&lt;ref-type name="Journal Article"&gt;17&lt;/ref-type&gt;&lt;contributors&gt;&lt;authors&gt;&lt;author&gt;Finstad, K. M.&lt;/author&gt;&lt;author&gt;Probst, A. J.&lt;/author&gt;&lt;author&gt;Thomas, B. C.&lt;/author&gt;&lt;author&gt;Andersen, G. L.&lt;/author&gt;&lt;author&gt;Demergasso, C.&lt;/author&gt;&lt;author&gt;Echeverria, A.&lt;/author&gt;&lt;author&gt;Amundson, R. G.&lt;/author&gt;&lt;author&gt;Banfield, J. F.&lt;/author&gt;&lt;/authors&gt;&lt;/contributors&gt;&lt;auth-address&gt;Department of Environmental Science, Policy, and Management, University of California, Berkeley, BerkeleyCA, United States.&amp;#xD;Department of Earth and Planetary Sciences, University of California, Berkeley, BerkeleyCA, United States.&amp;#xD;Ecology Department, Earth Sciences Division, Lawrence Berkeley National Laboratory, BerkeleyCA, United States.&amp;#xD;Centro de Biotecnologia, Universidad Catolica del NorteAntofagasta, Chile.&lt;/auth-address&gt;&lt;titles&gt;&lt;title&gt;Microbial Community Structure and the Persistence of Cyanobacterial Populations in Salt Crusts of the Hyperarid Atacama Desert from Genome-Resolved Metagenomics&lt;/title&gt;&lt;secondary-title&gt;Front Microbiol&lt;/secondary-title&gt;&lt;/titles&gt;&lt;periodical&gt;&lt;full-title&gt;Front Microbiol&lt;/full-title&gt;&lt;/periodical&gt;&lt;pages&gt;1435&lt;/pages&gt;&lt;volume&gt;8&lt;/volume&gt;&lt;keywords&gt;&lt;keyword&gt;Atacama Desert&lt;/keyword&gt;&lt;keyword&gt;environmental genomics&lt;/keyword&gt;&lt;keyword&gt;hyperarid&lt;/keyword&gt;&lt;keyword&gt;hypersaline&lt;/keyword&gt;&lt;keyword&gt;metagenome&lt;/keyword&gt;&lt;keyword&gt;salar&lt;/keyword&gt;&lt;keyword&gt;salt crust&lt;/keyword&gt;&lt;/keywords&gt;&lt;dates&gt;&lt;year&gt;2017&lt;/year&gt;&lt;/dates&gt;&lt;isbn&gt;1664-302X (Print)&amp;#xD;1664-302X (Linking)&lt;/isbn&gt;&lt;accession-num&gt;28804480&lt;/accession-num&gt;&lt;urls&gt;&lt;related-urls&gt;&lt;url&gt;https://www.ncbi.nlm.nih.gov/pubmed/28804480&lt;/url&gt;&lt;/related-urls&gt;&lt;/urls&gt;&lt;custom2&gt;PMC5532433&lt;/custom2&gt;&lt;electronic-resource-num&gt;10.3389/fmicb.2017.01435&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38</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 xml:space="preserve">. </w:delText>
        </w:r>
        <w:r w:rsidR="00D63E12" w:rsidRPr="00F1362D">
          <w:rPr>
            <w:rFonts w:ascii="Times New Roman" w:hAnsi="Times New Roman" w:cs="Times New Roman"/>
          </w:rPr>
          <w:delText>Additionally, p</w:delText>
        </w:r>
        <w:r w:rsidRPr="00F1362D">
          <w:rPr>
            <w:rFonts w:ascii="Times New Roman" w:hAnsi="Times New Roman" w:cs="Times New Roman"/>
          </w:rPr>
          <w:delText>erfect alignments betw</w:delText>
        </w:r>
        <w:r w:rsidR="005A1561" w:rsidRPr="00F1362D">
          <w:rPr>
            <w:rFonts w:ascii="Times New Roman" w:hAnsi="Times New Roman" w:cs="Times New Roman"/>
          </w:rPr>
          <w:delText xml:space="preserve">een CRISPR spacers and virus sequences, which are indicative of previous infections, have been used in solar salterns to predict </w:delText>
        </w:r>
        <w:r w:rsidRPr="00F1362D">
          <w:rPr>
            <w:rFonts w:ascii="Times New Roman" w:hAnsi="Times New Roman" w:cs="Times New Roman"/>
          </w:rPr>
          <w:delText xml:space="preserve">virus-host interaction in </w:delText>
        </w:r>
        <w:r w:rsidR="005A1561" w:rsidRPr="00F1362D">
          <w:rPr>
            <w:rFonts w:ascii="Times New Roman" w:hAnsi="Times New Roman" w:cs="Times New Roman"/>
          </w:rPr>
          <w:delText xml:space="preserve">microbial communities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&lt;EndNote&gt;&lt;Cite&gt;&lt;Author&gt;Moller&lt;/Author&gt;&lt;Year&gt;2017&lt;/Year&gt;&lt;RecNum&gt;8996&lt;/RecNum&gt;&lt;DisplayText&gt;(&lt;style face="italic"&gt;39&lt;/style&gt;)&lt;/DisplayText&gt;&lt;record&gt;&lt;rec-number&gt;8996&lt;/rec-number&gt;&lt;foreign-keys&gt;&lt;key app="EN" db-id="vawrdvfvexr9z1e5pd0p92dt2dzpvp0ezpsr" timestamp="1543526629"&gt;8996&lt;/key&gt;&lt;/foreign-keys&gt;&lt;ref-type name="Journal Article"&gt;17&lt;/ref-type&gt;&lt;contributors&gt;&lt;authors&gt;&lt;author&gt;Moller, A. G.&lt;/author&gt;&lt;author&gt;Liang, C.&lt;/author&gt;&lt;/authors&gt;&lt;/contributors&gt;&lt;auth-address&gt;Department of Biology, Miami University , Oxford , OH , United States.&lt;/auth-address&gt;&lt;titles&gt;&lt;title&gt;Determining virus-host interactions and glycerol metabolism profiles in geographically diverse solar salterns with metagenomics&lt;/title&gt;&lt;secondary-title&gt;PeerJ&lt;/secondary-title&gt;&lt;/titles&gt;&lt;periodical&gt;&lt;full-title&gt;PeerJ&lt;/full-title&gt;&lt;/periodical&gt;&lt;pages&gt;e2844&lt;/pages&gt;&lt;volume&gt;5&lt;/volume&gt;&lt;keywords&gt;&lt;keyword&gt;Bioinformatics&lt;/keyword&gt;&lt;keyword&gt;Crispr&lt;/keyword&gt;&lt;keyword&gt;Environmental genomics&lt;/keyword&gt;&lt;keyword&gt;Extremophiles&lt;/keyword&gt;&lt;keyword&gt;Halophiles&lt;/keyword&gt;&lt;keyword&gt;Hypersaline ecosystems&lt;/keyword&gt;&lt;keyword&gt;Metagenomics&lt;/keyword&gt;&lt;keyword&gt;Microbial ecology&lt;/keyword&gt;&lt;keyword&gt;Viral shunt&lt;/keyword&gt;&lt;keyword&gt;Viruses&lt;/keyword&gt;&lt;/keywords&gt;&lt;dates&gt;&lt;year&gt;2017&lt;/year&gt;&lt;/dates&gt;&lt;isbn&gt;2167-8359 (Print)&amp;#xD;2167-8359 (Linking)&lt;/isbn&gt;&lt;accession-num&gt;28097058&lt;/accession-num&gt;&lt;urls&gt;&lt;related-urls&gt;&lt;url&gt;https://www.ncbi.nlm.nih.gov/pubmed/28097058&lt;/url&gt;&lt;/related-urls&gt;&lt;/urls&gt;&lt;custom2&gt;PMC5228507&lt;/custom2&gt;&lt;electronic-resource-num&gt;10.7717/peerj.2844&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39</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w:delText>
        </w:r>
      </w:del>
      <w:moveFromRangeStart w:id="120" w:author="German Uritskiy" w:date="2018-12-19T08:47:00Z" w:name="move532972574"/>
      <w:moveFrom w:id="121" w:author="German Uritskiy" w:date="2018-12-19T08:47:00Z">
        <w:r w:rsidRPr="00F1362D">
          <w:rPr>
            <w:rFonts w:ascii="Times New Roman" w:hAnsi="Times New Roman" w:cs="Times New Roman"/>
          </w:rPr>
          <w:t xml:space="preserve"> </w:t>
        </w:r>
      </w:moveFrom>
    </w:p>
    <w:p w14:paraId="118C1458" w14:textId="77777777" w:rsidR="004A60E2" w:rsidRPr="00F1362D" w:rsidRDefault="004A60E2" w:rsidP="004A60E2">
      <w:pPr>
        <w:ind w:firstLine="720"/>
        <w:rPr>
          <w:del w:id="122" w:author="German Uritskiy" w:date="2018-12-19T08:47:00Z"/>
          <w:rFonts w:ascii="Times New Roman" w:hAnsi="Times New Roman" w:cs="Times New Roman"/>
        </w:rPr>
      </w:pPr>
      <w:moveFrom w:id="123" w:author="German Uritskiy" w:date="2018-12-19T08:47:00Z">
        <w:r w:rsidRPr="00F1362D">
          <w:rPr>
            <w:rFonts w:ascii="Times New Roman" w:hAnsi="Times New Roman" w:cs="Times New Roman"/>
          </w:rPr>
          <w:t xml:space="preserve">As previously mentioned, one of the biggest strengths of WMGS is the ability to at least partially reconstruct the functional potential of a microbial community. </w:t>
        </w:r>
      </w:moveFrom>
      <w:moveFromRangeEnd w:id="120"/>
      <w:del w:id="124" w:author="German Uritskiy" w:date="2018-12-19T08:47:00Z">
        <w:r w:rsidR="005A1561" w:rsidRPr="00F1362D">
          <w:rPr>
            <w:rFonts w:ascii="Times New Roman" w:hAnsi="Times New Roman" w:cs="Times New Roman"/>
          </w:rPr>
          <w:delText xml:space="preserve">With WMGS, high-salt water </w:delText>
        </w:r>
        <w:r w:rsidR="00145712" w:rsidRPr="00F1362D">
          <w:rPr>
            <w:rFonts w:ascii="Times New Roman" w:hAnsi="Times New Roman" w:cs="Times New Roman"/>
          </w:rPr>
          <w:fldChar w:fldCharType="begin">
            <w:fldData xml:space="preserve">PEVuZE5vdGU+PENpdGU+PEF1dGhvcj5LaW1icmVsPC9BdXRob3I+PFllYXI+MjAxODwvWWVhcj48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PEVuZE5vdGU+PENpdGU+PEF1dGhvcj5LaW1icmVsPC9BdXRob3I+PFllYXI+MjAxODwvWWVhcj48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5, 40</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5A1561" w:rsidRPr="00F1362D">
          <w:rPr>
            <w:rFonts w:ascii="Times New Roman" w:hAnsi="Times New Roman" w:cs="Times New Roman"/>
          </w:rPr>
          <w:delText xml:space="preserve">, soil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&lt;EndNote&gt;&lt;Cite&gt;&lt;Author&gt;Vera-Gargallo&lt;/Author&gt;&lt;Year&gt;2018&lt;/Year&gt;&lt;RecNum&gt;8910&lt;/RecNum&gt;&lt;DisplayText&gt;(&lt;style face="italic"&gt;7&lt;/style&gt;)&lt;/DisplayText&gt;&lt;record&gt;&lt;rec-number&gt;8910&lt;/rec-number&gt;&lt;foreign-keys&gt;&lt;key app="EN" db-id="vawrdvfvexr9z1e5pd0p92dt2dzpvp0ezpsr" timestamp="1543247230"&gt;8910&lt;/key&gt;&lt;/foreign-keys&gt;&lt;ref-type name="Journal Article"&gt;17&lt;/ref-type&gt;&lt;contributors&gt;&lt;authors&gt;&lt;author&gt;Vera-Gargallo, B.&lt;/author&gt;&lt;author&gt;Ventosa, A.&lt;/author&gt;&lt;/authors&gt;&lt;/contributors&gt;&lt;auth-address&gt;Department of Microbiology and Parasitology, Faculty of Pharmacy, University of Sevilla, 41012 Sevilla, Spain. vera@us.es.&amp;#xD;Department of Microbiology and Parasitology, Faculty of Pharmacy, University of Sevilla, 41012 Sevilla, Spain. ventosa@us.es.&lt;/auth-address&gt;&lt;titles&gt;&lt;title&gt;Metagenomic Insights into the Phylogenetic and Metabolic Diversity of the Prokaryotic Community Dwelling in Hypersaline Soils from the Odiel Saltmarshes (SW Spain)&lt;/title&gt;&lt;secondary-title&gt;Genes (Basel)&lt;/secondary-title&gt;&lt;/titles&gt;&lt;periodical&gt;&lt;full-title&gt;Genes (Basel)&lt;/full-title&gt;&lt;/periodical&gt;&lt;volume&gt;9&lt;/volume&gt;&lt;number&gt;3&lt;/number&gt;&lt;keywords&gt;&lt;keyword&gt;hypersaline environments&lt;/keyword&gt;&lt;keyword&gt;metagenome assembled genomes&lt;/keyword&gt;&lt;keyword&gt;metagenomics&lt;/keyword&gt;&lt;keyword&gt;saline soils&lt;/keyword&gt;&lt;/keywords&gt;&lt;dates&gt;&lt;year&gt;2018&lt;/year&gt;&lt;pub-dates&gt;&lt;date&gt;Mar 8&lt;/date&gt;&lt;/pub-dates&gt;&lt;/dates&gt;&lt;isbn&gt;2073-4425 (Print)&amp;#xD;2073-4425 (Linking)&lt;/isbn&gt;&lt;accession-num&gt;29518047&lt;/accession-num&gt;&lt;urls&gt;&lt;related-urls&gt;&lt;url&gt;https://www.ncbi.nlm.nih.gov/pubmed/29518047&lt;/url&gt;&lt;/related-urls&gt;&lt;/urls&gt;&lt;custom2&gt;PMC5867873&lt;/custom2&gt;&lt;electronic-resource-num&gt;10.3390/genes9030152&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7</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5A1561" w:rsidRPr="00F1362D">
          <w:rPr>
            <w:rFonts w:ascii="Times New Roman" w:hAnsi="Times New Roman" w:cs="Times New Roman"/>
          </w:rPr>
          <w:delText xml:space="preserve">, and endolithic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&lt;EndNote&gt;&lt;Cite&gt;&lt;Author&gt;Uritskiy&lt;/Author&gt;&lt;Year&gt;2018&lt;/Year&gt;&lt;RecNum&gt;8954&lt;/RecNum&gt;&lt;DisplayText&gt;(&lt;style face="italic"&gt;41&lt;/style&gt;)&lt;/DisplayText&gt;&lt;record&gt;&lt;rec-number&gt;8954&lt;/rec-number&gt;&lt;foreign-keys&gt;&lt;key app="EN" db-id="vawrdvfvexr9z1e5pd0p92dt2dzpvp0ezpsr" timestamp="1543351321"&gt;8954&lt;/key&gt;&lt;/foreign-keys&gt;&lt;ref-type name="Journal Article"&gt;17&lt;/ref-type&gt;&lt;contributors&gt;&lt;authors&gt;&lt;author&gt;Uritskiy, Gherman&lt;/author&gt;&lt;author&gt;Getsin, Samantha&lt;/author&gt;&lt;author&gt;Munn, Adam&lt;/author&gt;&lt;author&gt;Gomez-Silva, Benito&lt;/author&gt;&lt;author&gt;Davila, Alfonso&lt;/author&gt;&lt;author&gt;Glass, Brian&lt;/author&gt;&lt;author&gt;Taylor, James&lt;/author&gt;&lt;author&gt;DiRuggiero, Jocelyne&lt;/author&gt;&lt;/authors&gt;&lt;/contributors&gt;&lt;titles&gt;&lt;title&gt;Response of extremophile microbiome to a rare rainfall reveals a two-step adaptation mechanism&lt;/title&gt;&lt;secondary-title&gt;bioRxiv&lt;/secondary-title&gt;&lt;/titles&gt;&lt;periodical&gt;&lt;full-title&gt;bioRxiv&lt;/full-title&gt;&lt;/periodical&gt;&lt;dates&gt;&lt;year&gt;2018&lt;/year&gt;&lt;/dates&gt;&lt;work-type&gt;10.1101/442525&lt;/work-type&gt;&lt;urls&gt;&lt;related-urls&gt;&lt;url&gt;http://biorxiv.org/content/early/2018/10/13/442525.abstract&lt;/url&gt;&lt;/related-urls&gt;&lt;/urls&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41</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9455BA" w:rsidRPr="00F1362D">
          <w:rPr>
            <w:rFonts w:ascii="Times New Roman" w:hAnsi="Times New Roman" w:cs="Times New Roman"/>
          </w:rPr>
          <w:delText xml:space="preserve"> </w:delText>
        </w:r>
        <w:r w:rsidR="005A1561" w:rsidRPr="00F1362D">
          <w:rPr>
            <w:rFonts w:ascii="Times New Roman" w:hAnsi="Times New Roman" w:cs="Times New Roman"/>
          </w:rPr>
          <w:delText xml:space="preserve">microbiomes have been </w:delText>
        </w:r>
        <w:r w:rsidRPr="00F1362D">
          <w:rPr>
            <w:rFonts w:ascii="Times New Roman" w:hAnsi="Times New Roman" w:cs="Times New Roman"/>
          </w:rPr>
          <w:delText>characterize</w:delText>
        </w:r>
        <w:r w:rsidR="005A1561" w:rsidRPr="00F1362D">
          <w:rPr>
            <w:rFonts w:ascii="Times New Roman" w:hAnsi="Times New Roman" w:cs="Times New Roman"/>
          </w:rPr>
          <w:delText>d in terms of their functioning</w:delText>
        </w:r>
        <w:r w:rsidRPr="00F1362D">
          <w:rPr>
            <w:rFonts w:ascii="Times New Roman" w:hAnsi="Times New Roman" w:cs="Times New Roman"/>
          </w:rPr>
          <w:delText xml:space="preserve">. </w:delText>
        </w:r>
        <w:r w:rsidR="009455BA" w:rsidRPr="00F1362D">
          <w:rPr>
            <w:rFonts w:ascii="Times New Roman" w:hAnsi="Times New Roman" w:cs="Times New Roman"/>
          </w:rPr>
          <w:delText xml:space="preserve">Systematic study of functionally annotated </w:delText>
        </w:r>
        <w:r w:rsidRPr="00F1362D">
          <w:rPr>
            <w:rFonts w:ascii="Times New Roman" w:hAnsi="Times New Roman" w:cs="Times New Roman"/>
          </w:rPr>
          <w:delText xml:space="preserve">genomic content </w:delText>
        </w:r>
        <w:r w:rsidR="009455BA" w:rsidRPr="00F1362D">
          <w:rPr>
            <w:rFonts w:ascii="Times New Roman" w:hAnsi="Times New Roman" w:cs="Times New Roman"/>
          </w:rPr>
          <w:delText xml:space="preserve">of halophilic metagenomes led to major improvements in our understanding of halophile osmotic adaptation and </w:delText>
        </w:r>
        <w:r w:rsidRPr="00F1362D">
          <w:rPr>
            <w:rFonts w:ascii="Times New Roman" w:hAnsi="Times New Roman" w:cs="Times New Roman"/>
          </w:rPr>
          <w:delText>evolution</w:delText>
        </w:r>
        <w:r w:rsidR="009455BA" w:rsidRPr="00F1362D">
          <w:rPr>
            <w:rFonts w:ascii="Times New Roman" w:hAnsi="Times New Roman" w:cs="Times New Roman"/>
          </w:rPr>
          <w:delText xml:space="preserve"> </w:delText>
        </w:r>
        <w:r w:rsidR="00145712" w:rsidRPr="00F1362D">
          <w:rPr>
            <w:rFonts w:ascii="Times New Roman" w:hAnsi="Times New Roman" w:cs="Times New Roman"/>
          </w:rPr>
          <w:fldChar w:fldCharType="begin">
            <w:fldData xml:space="preserve">PEVuZE5vdGU+PENpdGU+PEF1dGhvcj5CZWNrZXI8L0F1dGhvcj48WWVhcj4yMDE0PC9ZZWFyPjxS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PEVuZE5vdGU+PENpdGU+PEF1dGhvcj5CZWNrZXI8L0F1dGhvcj48WWVhcj4yMDE0PC9ZZWFyPjxS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42</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 xml:space="preserve">. </w:delText>
        </w:r>
        <w:r w:rsidR="009455BA" w:rsidRPr="00F1362D">
          <w:rPr>
            <w:rFonts w:ascii="Times New Roman" w:hAnsi="Times New Roman" w:cs="Times New Roman"/>
          </w:rPr>
          <w:delText>Functionally annotated in longitudinal analysis of halophilic water microbiomes have also led to characterization of horizontal gene transfer</w:delText>
        </w:r>
        <w:r w:rsidR="009E0A57" w:rsidRPr="00F1362D">
          <w:rPr>
            <w:rFonts w:ascii="Times New Roman" w:hAnsi="Times New Roman" w:cs="Times New Roman"/>
          </w:rPr>
          <w:delText xml:space="preserve">, evolutionary dynamics, and functional adaptations across time and space </w:delText>
        </w:r>
        <w:r w:rsidR="00145712" w:rsidRPr="00F1362D">
          <w:rPr>
            <w:rFonts w:ascii="Times New Roman" w:hAnsi="Times New Roman" w:cs="Times New Roman"/>
          </w:rPr>
          <w:fldChar w:fldCharType="begin">
            <w:fldData xml:space="preserve">PEVuZE5vdGU+PENpdGU+PEF1dGhvcj5EZU1hZXJlPC9BdXRob3I+PFllYXI+MjAxMzwvWWVhcj48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PEVuZE5vdGU+PENpdGU+PEF1dGhvcj5EZU1hZXJlPC9BdXRob3I+PFllYXI+MjAxMzwvWWVhcj48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40, 41, 43</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9455BA" w:rsidRPr="00F1362D">
          <w:rPr>
            <w:rFonts w:ascii="Times New Roman" w:hAnsi="Times New Roman" w:cs="Times New Roman"/>
          </w:rPr>
          <w:delText xml:space="preserve">. With WMGS analysis rapidly improving and halophile databases rapidly growing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&lt;EndNote&gt;&lt;Cite&gt;&lt;Author&gt;Loukas&lt;/Author&gt;&lt;Year&gt;2018&lt;/Year&gt;&lt;RecNum&gt;8916&lt;/RecNum&gt;&lt;DisplayText&gt;(&lt;style face="italic"&gt;33&lt;/style&gt;)&lt;/DisplayText&gt;&lt;record&gt;&lt;rec-number&gt;8916&lt;/rec-number&gt;&lt;foreign-keys&gt;&lt;key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33</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9455BA" w:rsidRPr="00F1362D">
          <w:rPr>
            <w:rFonts w:ascii="Times New Roman" w:hAnsi="Times New Roman" w:cs="Times New Roman"/>
          </w:rPr>
          <w:delText xml:space="preserve">, more breakthroughs will follow. </w:delText>
        </w:r>
      </w:del>
    </w:p>
    <w:p w14:paraId="7D27E952" w14:textId="680E4AED" w:rsidR="00AF0831" w:rsidRDefault="00511A55" w:rsidP="006000AE">
      <w:pPr>
        <w:rPr>
          <w:rFonts w:ascii="Times New Roman" w:hAnsi="Times New Roman" w:cs="Times New Roman"/>
        </w:rPr>
        <w:pPrChange w:id="125" w:author="German Uritskiy" w:date="2018-12-19T08:47:00Z">
          <w:pPr>
            <w:ind w:firstLine="720"/>
          </w:pPr>
        </w:pPrChange>
      </w:pPr>
      <w:moveFromRangeStart w:id="126" w:author="German Uritskiy" w:date="2018-12-19T08:47:00Z" w:name="move532972575"/>
      <w:moveFrom w:id="127" w:author="German Uritskiy" w:date="2018-12-19T08:47:00Z">
        <w:r w:rsidRPr="00F1362D">
          <w:rPr>
            <w:rFonts w:ascii="Times New Roman" w:hAnsi="Times New Roman" w:cs="Times New Roman"/>
          </w:rPr>
          <w:t>Finally, another major</w:t>
        </w:r>
        <w:r w:rsidR="004A60E2" w:rsidRPr="00F1362D">
          <w:rPr>
            <w:rFonts w:ascii="Times New Roman" w:hAnsi="Times New Roman" w:cs="Times New Roman"/>
          </w:rPr>
          <w:t xml:space="preserve"> aspect metagenomics that WMGS enabled in halophilic microbiomes is the reconstruction of novel i</w:t>
        </w:r>
        <w:r w:rsidR="003F291D" w:rsidRPr="00F1362D">
          <w:rPr>
            <w:rFonts w:ascii="Times New Roman" w:hAnsi="Times New Roman" w:cs="Times New Roman"/>
          </w:rPr>
          <w:t>ndividual genomes of halophiles</w:t>
        </w:r>
        <w:r w:rsidR="004A60E2" w:rsidRPr="00F1362D">
          <w:rPr>
            <w:rFonts w:ascii="Times New Roman" w:hAnsi="Times New Roman" w:cs="Times New Roman"/>
          </w:rPr>
          <w:t xml:space="preserve">. Extremophiles, which often have very narrow specific adaptations and </w:t>
        </w:r>
        <w:r w:rsidR="003F291D" w:rsidRPr="00F1362D">
          <w:rPr>
            <w:rFonts w:ascii="Times New Roman" w:hAnsi="Times New Roman" w:cs="Times New Roman"/>
          </w:rPr>
          <w:t xml:space="preserve">often </w:t>
        </w:r>
        <w:r w:rsidR="004A60E2" w:rsidRPr="00F1362D">
          <w:rPr>
            <w:rFonts w:ascii="Times New Roman" w:hAnsi="Times New Roman" w:cs="Times New Roman"/>
          </w:rPr>
          <w:t xml:space="preserve">rely on symbiotic relationships to function, </w:t>
        </w:r>
        <w:r w:rsidR="003F291D" w:rsidRPr="00F1362D">
          <w:rPr>
            <w:rFonts w:ascii="Times New Roman" w:hAnsi="Times New Roman" w:cs="Times New Roman"/>
          </w:rPr>
          <w:t xml:space="preserve">have been difficult to </w:t>
        </w:r>
        <w:r w:rsidR="004A60E2" w:rsidRPr="00F1362D">
          <w:rPr>
            <w:rFonts w:ascii="Times New Roman" w:hAnsi="Times New Roman" w:cs="Times New Roman"/>
          </w:rPr>
          <w:t>isolate</w:t>
        </w:r>
        <w:r w:rsidR="003F291D" w:rsidRPr="00F1362D">
          <w:rPr>
            <w:rFonts w:ascii="Times New Roman" w:hAnsi="Times New Roman" w:cs="Times New Roman"/>
          </w:rPr>
          <w:t xml:space="preserve"> for study </w:t>
        </w:r>
      </w:moveFrom>
      <w:moveFromRangeEnd w:id="126"/>
      <w:del w:id="128" w:author="German Uritskiy" w:date="2018-12-19T08:47:00Z">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&lt;EndNote&gt;&lt;Cite&gt;&lt;Author&gt;Solden&lt;/Author&gt;&lt;Year&gt;2016&lt;/Year&gt;&lt;RecNum&gt;8997&lt;/RecNum&gt;&lt;DisplayText&gt;(&lt;style face="italic"&gt;44&lt;/style&gt;)&lt;/DisplayText&gt;&lt;record&gt;&lt;rec-number&gt;8997&lt;/rec-number&gt;&lt;foreign-keys&gt;&lt;key app="EN" db-id="vawrdvfvexr9z1e5pd0p92dt2dzpvp0ezpsr" timestamp="1543528008"&gt;8997&lt;/key&gt;&lt;/foreign-keys&gt;&lt;ref-type name="Journal Article"&gt;17&lt;/ref-type&gt;&lt;contributors&gt;&lt;authors&gt;&lt;author&gt;Solden, L.&lt;/author&gt;&lt;author&gt;Lloyd, K.&lt;/author&gt;&lt;author&gt;Wrighton, K.&lt;/author&gt;&lt;/authors&gt;&lt;/contributors&gt;&lt;auth-address&gt;Department of Microbiology, The Ohio State University, Columbus, OH 43210, USA.&amp;#xD;Department of Microbiology, University of Tennessee, Knoxville, TN 37996, USA. Electronic address: klloyd@utk.edu.&amp;#xD;Department of Microbiology, The Ohio State University, Columbus, OH 43210, USA. Electronic address: wrighton.1@osu.edu.&lt;/auth-address&gt;&lt;titles&gt;&lt;title&gt;The bright side of microbial dark matter: lessons learned from the uncultivated majority&lt;/title&gt;&lt;secondary-title&gt;Curr Opin Microbiol&lt;/secondary-title&gt;&lt;/titles&gt;&lt;periodical&gt;&lt;full-title&gt;Curr Opin Microbiol&lt;/full-title&gt;&lt;/periodical&gt;&lt;pages&gt;217-226&lt;/pages&gt;&lt;volume&gt;31&lt;/volume&gt;&lt;keywords&gt;&lt;keyword&gt;Archaea/*genetics/*metabolism&lt;/keyword&gt;&lt;keyword&gt;Bacteria/*genetics/*metabolism&lt;/keyword&gt;&lt;keyword&gt;Genome, Archaeal/genetics&lt;/keyword&gt;&lt;keyword&gt;Genome, Bacterial/genetics&lt;/keyword&gt;&lt;keyword&gt;*Metagenomics&lt;/keyword&gt;&lt;keyword&gt;RNA, Ribosomal, 16S/genetics&lt;/keyword&gt;&lt;keyword&gt;Single-Cell Analysis&lt;/keyword&gt;&lt;/keywords&gt;&lt;dates&gt;&lt;year&gt;2016&lt;/year&gt;&lt;pub-dates&gt;&lt;date&gt;Jun&lt;/date&gt;&lt;/pub-dates&gt;&lt;/dates&gt;&lt;isbn&gt;1879-0364 (Electronic)&amp;#xD;1369-5274 (Linking)&lt;/isbn&gt;&lt;accession-num&gt;27196505&lt;/accession-num&gt;&lt;urls&gt;&lt;related-urls&gt;&lt;url&gt;https://www.ncbi.nlm.nih.gov/pubmed/27196505&lt;/url&gt;&lt;/related-urls&gt;&lt;/urls&gt;&lt;electronic-resource-num&gt;10.1016/j.mib.2016.04.020&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44</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4A60E2" w:rsidRPr="00F1362D">
          <w:rPr>
            <w:rFonts w:ascii="Times New Roman" w:hAnsi="Times New Roman" w:cs="Times New Roman"/>
          </w:rPr>
          <w:delText>. Binning of metagenomics assemblies has allowed researchers to recover thousands of halophilic MAGs in the past decade</w:delText>
        </w:r>
        <w:r w:rsidR="003F291D" w:rsidRPr="00F1362D">
          <w:rPr>
            <w:rFonts w:ascii="Times New Roman" w:hAnsi="Times New Roman" w:cs="Times New Roman"/>
          </w:rPr>
          <w:delText xml:space="preserve">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&lt;EndNote&gt;&lt;Cite&gt;&lt;Author&gt;Loukas&lt;/Author&gt;&lt;Year&gt;2018&lt;/Year&gt;&lt;RecNum&gt;8916&lt;/RecNum&gt;&lt;DisplayText&gt;(&lt;style face="italic"&gt;33&lt;/style&gt;)&lt;/DisplayText&gt;&lt;record&gt;&lt;rec-number&gt;8916&lt;/rec-number&gt;&lt;foreign-keys&gt;&lt;key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33</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4A60E2" w:rsidRPr="00F1362D">
          <w:rPr>
            <w:rFonts w:ascii="Times New Roman" w:hAnsi="Times New Roman" w:cs="Times New Roman"/>
          </w:rPr>
          <w:delText xml:space="preserve">, many of which belonging to previously unknown orders or even phyla. The recovery of near-complete genomes of Nanohaloarchaea and Halobacteria from metagenomics samples has improved our </w:delText>
        </w:r>
        <w:r w:rsidR="003F291D" w:rsidRPr="00F1362D">
          <w:rPr>
            <w:rFonts w:ascii="Times New Roman" w:hAnsi="Times New Roman" w:cs="Times New Roman"/>
          </w:rPr>
          <w:delText xml:space="preserve">overall </w:delText>
        </w:r>
        <w:r w:rsidR="004A60E2" w:rsidRPr="00F1362D">
          <w:rPr>
            <w:rFonts w:ascii="Times New Roman" w:hAnsi="Times New Roman" w:cs="Times New Roman"/>
          </w:rPr>
          <w:delText>understanding of halophilic microbiomes</w:delText>
        </w:r>
        <w:r w:rsidR="003F291D" w:rsidRPr="00F1362D">
          <w:rPr>
            <w:rFonts w:ascii="Times New Roman" w:hAnsi="Times New Roman" w:cs="Times New Roman"/>
          </w:rPr>
          <w:delText xml:space="preserve">, while empowering future research </w:delText>
        </w:r>
        <w:r w:rsidR="00145712" w:rsidRPr="00F1362D">
          <w:rPr>
            <w:rFonts w:ascii="Times New Roman" w:hAnsi="Times New Roman" w:cs="Times New Roman"/>
          </w:rPr>
          <w:fldChar w:fldCharType="begin">
            <w:fldData xml:space="preserve">PEVuZE5vdGU+PENpdGU+PEF1dGhvcj5WZW50b3NhPC9BdXRob3I+PFllYXI+MjAxNTwvWWVhcj48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</w:fldData>
          </w:fldChar>
        </w:r>
        <w:r w:rsidR="00145712" w:rsidRPr="00F1362D">
          <w:rPr>
            <w:rFonts w:ascii="Times New Roman" w:hAnsi="Times New Roman" w:cs="Times New Roman"/>
          </w:rPr>
          <w:delInstrText xml:space="preserve"> ADDIN EN.CITE </w:delInstrText>
        </w:r>
        <w:r w:rsidR="00145712" w:rsidRPr="00F1362D">
          <w:rPr>
            <w:rFonts w:ascii="Times New Roman" w:hAnsi="Times New Roman" w:cs="Times New Roman"/>
          </w:rPr>
          <w:fldChar w:fldCharType="begin">
            <w:fldData xml:space="preserve">PEVuZE5vdGU+PENpdGU+PEF1dGhvcj5WZW50b3NhPC9BdXRob3I+PFllYXI+MjAxNTwvWWVhcj48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</w:fldData>
          </w:fldChar>
        </w:r>
        <w:r w:rsidR="00145712" w:rsidRPr="00F1362D">
          <w:rPr>
            <w:rFonts w:ascii="Times New Roman" w:hAnsi="Times New Roman" w:cs="Times New Roman"/>
          </w:rPr>
          <w:delInstrText xml:space="preserve"> ADDIN EN.CITE.DATA </w:delInstrText>
        </w:r>
        <w:r w:rsidR="00145712" w:rsidRPr="00F1362D">
          <w:rPr>
            <w:rFonts w:ascii="Times New Roman" w:hAnsi="Times New Roman" w:cs="Times New Roman"/>
          </w:rPr>
        </w:r>
        <w:r w:rsidR="00145712" w:rsidRPr="00F1362D">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45, 46</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4A60E2" w:rsidRPr="00F1362D">
          <w:rPr>
            <w:rFonts w:ascii="Times New Roman" w:hAnsi="Times New Roman" w:cs="Times New Roman"/>
          </w:rPr>
          <w:delText>. In a positive-feedback loop, the rapidly increasing number or annotate reference</w:delText>
        </w:r>
        <w:r w:rsidRPr="00F1362D">
          <w:rPr>
            <w:rFonts w:ascii="Times New Roman" w:hAnsi="Times New Roman" w:cs="Times New Roman"/>
          </w:rPr>
          <w:delText xml:space="preserve"> halophile</w:delText>
        </w:r>
        <w:r w:rsidR="004A60E2" w:rsidRPr="00F1362D">
          <w:rPr>
            <w:rFonts w:ascii="Times New Roman" w:hAnsi="Times New Roman" w:cs="Times New Roman"/>
          </w:rPr>
          <w:delText xml:space="preserve"> genomes is allowing for more accurate taxonomic and functional annotation in halophilic microbiomes</w:delText>
        </w:r>
        <w:r w:rsidRPr="00F1362D">
          <w:rPr>
            <w:rFonts w:ascii="Times New Roman" w:hAnsi="Times New Roman" w:cs="Times New Roman"/>
          </w:rPr>
          <w:delText xml:space="preserve"> </w:delText>
        </w:r>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&lt;EndNote&gt;&lt;Cite&gt;&lt;Author&gt;Loukas&lt;/Author&gt;&lt;Year&gt;2018&lt;/Year&gt;&lt;RecNum&gt;8916&lt;/RecNum&gt;&lt;DisplayText&gt;(&lt;style face="italic"&gt;33&lt;/style&gt;)&lt;/DisplayText&gt;&lt;record&gt;&lt;rec-number&gt;8916&lt;/rec-number&gt;&lt;foreign-keys&gt;&lt;key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33</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r w:rsidR="004A60E2" w:rsidRPr="00F1362D">
          <w:rPr>
            <w:rFonts w:ascii="Times New Roman" w:hAnsi="Times New Roman" w:cs="Times New Roman"/>
          </w:rPr>
          <w:delText xml:space="preserve">. </w:delText>
        </w:r>
      </w:del>
    </w:p>
    <w:p w14:paraId="2655FD5B" w14:textId="77777777" w:rsidR="004A60E2" w:rsidRDefault="004A60E2" w:rsidP="00D97A46">
      <w:pPr>
        <w:rPr>
          <w:rFonts w:ascii="Times New Roman" w:hAnsi="Times New Roman" w:cs="Times New Roman"/>
        </w:rPr>
      </w:pPr>
    </w:p>
    <w:p w14:paraId="1099686C" w14:textId="77777777" w:rsidR="008300A2" w:rsidRPr="00F313BF" w:rsidRDefault="008300A2" w:rsidP="008300A2">
      <w:pPr>
        <w:rPr>
          <w:rFonts w:ascii="Times New Roman" w:hAnsi="Times New Roman" w:cs="Times New Roman"/>
          <w:b/>
        </w:rPr>
      </w:pPr>
      <w:r w:rsidRPr="00F313BF">
        <w:rPr>
          <w:rFonts w:ascii="Times New Roman" w:hAnsi="Times New Roman" w:cs="Times New Roman"/>
          <w:b/>
        </w:rPr>
        <w:t xml:space="preserve">Experimental </w:t>
      </w:r>
      <w:r>
        <w:rPr>
          <w:rFonts w:ascii="Times New Roman" w:hAnsi="Times New Roman" w:cs="Times New Roman"/>
          <w:b/>
        </w:rPr>
        <w:t xml:space="preserve">design </w:t>
      </w:r>
      <w:r w:rsidRPr="00F313BF">
        <w:rPr>
          <w:rFonts w:ascii="Times New Roman" w:hAnsi="Times New Roman" w:cs="Times New Roman"/>
          <w:b/>
        </w:rPr>
        <w:t>considerations for sequencing a halophilic metagenome</w:t>
      </w:r>
    </w:p>
    <w:p w14:paraId="6847AED4" w14:textId="0D81038B" w:rsidR="008300A2" w:rsidRDefault="008300A2" w:rsidP="008300A2">
      <w:pPr>
        <w:rPr>
          <w:rFonts w:ascii="Times New Roman" w:hAnsi="Times New Roman" w:cs="Times New Roman"/>
        </w:rPr>
      </w:pPr>
      <w:r>
        <w:rPr>
          <w:rFonts w:ascii="Times New Roman" w:hAnsi="Times New Roman" w:cs="Times New Roman"/>
        </w:rPr>
        <w:tab/>
        <w:t>While important in any microbiome study</w:t>
      </w:r>
      <w:r w:rsidRPr="00F1362D">
        <w:rPr>
          <w:rFonts w:ascii="Times New Roman" w:hAnsi="Times New Roman" w:cs="Times New Roman"/>
        </w:rPr>
        <w:t xml:space="preserve">, it is </w:t>
      </w:r>
      <w:r>
        <w:rPr>
          <w:rFonts w:ascii="Times New Roman" w:hAnsi="Times New Roman" w:cs="Times New Roman"/>
        </w:rPr>
        <w:t xml:space="preserve">especially </w:t>
      </w:r>
      <w:r w:rsidRPr="00F1362D">
        <w:rPr>
          <w:rFonts w:ascii="Times New Roman" w:hAnsi="Times New Roman" w:cs="Times New Roman"/>
        </w:rPr>
        <w:t>important to keep then end goal in mind</w:t>
      </w:r>
      <w:r>
        <w:rPr>
          <w:rFonts w:ascii="Times New Roman" w:hAnsi="Times New Roman" w:cs="Times New Roman"/>
        </w:rPr>
        <w:t xml:space="preserve"> when sequencing halophilic microbiomes</w:t>
      </w:r>
      <w:r w:rsidRPr="00F1362D">
        <w:rPr>
          <w:rFonts w:ascii="Times New Roman" w:hAnsi="Times New Roman" w:cs="Times New Roman"/>
        </w:rPr>
        <w:t xml:space="preserve">. </w:t>
      </w:r>
      <w:r w:rsidR="0007490B">
        <w:rPr>
          <w:rFonts w:ascii="Times New Roman" w:hAnsi="Times New Roman" w:cs="Times New Roman"/>
        </w:rPr>
        <w:t xml:space="preserve">Because </w:t>
      </w:r>
      <w:del w:id="129" w:author="German Uritskiy" w:date="2018-12-19T08:47:00Z">
        <w:r w:rsidR="001E0E4F">
          <w:rPr>
            <w:rFonts w:ascii="Times New Roman" w:hAnsi="Times New Roman" w:cs="Times New Roman"/>
          </w:rPr>
          <w:delText xml:space="preserve">they </w:delText>
        </w:r>
        <w:r w:rsidR="001E0E4F" w:rsidRPr="00F1362D">
          <w:rPr>
            <w:rFonts w:ascii="Times New Roman" w:hAnsi="Times New Roman" w:cs="Times New Roman"/>
          </w:rPr>
          <w:delText>are typically highly heterogeneous at the</w:delText>
        </w:r>
      </w:del>
      <w:ins w:id="130" w:author="German Uritskiy" w:date="2018-12-19T08:47:00Z">
        <w:r w:rsidR="0007490B">
          <w:rPr>
            <w:rFonts w:ascii="Times New Roman" w:hAnsi="Times New Roman" w:cs="Times New Roman"/>
          </w:rPr>
          <w:t>their high</w:t>
        </w:r>
      </w:ins>
      <w:r w:rsidR="0007490B">
        <w:rPr>
          <w:rFonts w:ascii="Times New Roman" w:hAnsi="Times New Roman" w:cs="Times New Roman"/>
        </w:rPr>
        <w:t xml:space="preserve"> strain</w:t>
      </w:r>
      <w:del w:id="131" w:author="German Uritskiy" w:date="2018-12-19T08:47:00Z">
        <w:r w:rsidR="001E0E4F" w:rsidRPr="00F1362D">
          <w:rPr>
            <w:rFonts w:ascii="Times New Roman" w:hAnsi="Times New Roman" w:cs="Times New Roman"/>
          </w:rPr>
          <w:delText xml:space="preserve"> </w:delText>
        </w:r>
      </w:del>
      <w:ins w:id="132" w:author="German Uritskiy" w:date="2018-12-19T08:47:00Z">
        <w:r w:rsidR="0007490B">
          <w:rPr>
            <w:rFonts w:ascii="Times New Roman" w:hAnsi="Times New Roman" w:cs="Times New Roman"/>
          </w:rPr>
          <w:t>-</w:t>
        </w:r>
      </w:ins>
      <w:r w:rsidR="0007490B">
        <w:rPr>
          <w:rFonts w:ascii="Times New Roman" w:hAnsi="Times New Roman" w:cs="Times New Roman"/>
        </w:rPr>
        <w:t>level</w:t>
      </w:r>
      <w:ins w:id="133" w:author="German Uritskiy" w:date="2018-12-19T08:47:00Z">
        <w:r w:rsidR="0007490B">
          <w:rPr>
            <w:rFonts w:ascii="Times New Roman" w:hAnsi="Times New Roman" w:cs="Times New Roman"/>
          </w:rPr>
          <w:t xml:space="preserve"> diversity</w:t>
        </w:r>
      </w:ins>
      <w:r w:rsidRPr="00F1362D">
        <w:rPr>
          <w:rFonts w:ascii="Times New Roman" w:hAnsi="Times New Roman" w:cs="Times New Roman"/>
        </w:rPr>
        <w:t>,</w:t>
      </w:r>
      <w:r>
        <w:rPr>
          <w:rFonts w:ascii="Times New Roman" w:hAnsi="Times New Roman" w:cs="Times New Roman"/>
        </w:rPr>
        <w:t xml:space="preserve"> the experimental design </w:t>
      </w:r>
      <w:r w:rsidRPr="00F1362D">
        <w:rPr>
          <w:rFonts w:ascii="Times New Roman" w:hAnsi="Times New Roman" w:cs="Times New Roman"/>
        </w:rPr>
        <w:t xml:space="preserve">should </w:t>
      </w:r>
      <w:del w:id="134" w:author="German Uritskiy" w:date="2018-12-19T08:47:00Z">
        <w:r w:rsidR="001E0E4F" w:rsidRPr="00F1362D">
          <w:rPr>
            <w:rFonts w:ascii="Times New Roman" w:hAnsi="Times New Roman" w:cs="Times New Roman"/>
          </w:rPr>
          <w:delText>minimize introducing heterogeneity</w:delText>
        </w:r>
        <w:r w:rsidR="001E0E4F">
          <w:rPr>
            <w:rFonts w:ascii="Times New Roman" w:hAnsi="Times New Roman" w:cs="Times New Roman"/>
          </w:rPr>
          <w:delText xml:space="preserve"> from</w:delText>
        </w:r>
      </w:del>
      <w:ins w:id="135" w:author="German Uritskiy" w:date="2018-12-19T08:47:00Z">
        <w:r w:rsidR="0007490B">
          <w:rPr>
            <w:rFonts w:ascii="Times New Roman" w:hAnsi="Times New Roman" w:cs="Times New Roman"/>
          </w:rPr>
          <w:t>avoid adding</w:t>
        </w:r>
      </w:ins>
      <w:r w:rsidR="0007490B">
        <w:rPr>
          <w:rFonts w:ascii="Times New Roman" w:hAnsi="Times New Roman" w:cs="Times New Roman"/>
        </w:rPr>
        <w:t xml:space="preserve"> unnecessary </w:t>
      </w:r>
      <w:del w:id="136" w:author="German Uritskiy" w:date="2018-12-19T08:47:00Z">
        <w:r w:rsidR="001E0E4F">
          <w:rPr>
            <w:rFonts w:ascii="Times New Roman" w:hAnsi="Times New Roman" w:cs="Times New Roman"/>
          </w:rPr>
          <w:delText>replication</w:delText>
        </w:r>
      </w:del>
      <w:ins w:id="137" w:author="German Uritskiy" w:date="2018-12-19T08:47:00Z">
        <w:r w:rsidR="0007490B">
          <w:rPr>
            <w:rFonts w:ascii="Times New Roman" w:hAnsi="Times New Roman" w:cs="Times New Roman"/>
          </w:rPr>
          <w:t>replicates into the study</w:t>
        </w:r>
      </w:ins>
      <w:r w:rsidR="0007490B">
        <w:rPr>
          <w:rFonts w:ascii="Times New Roman" w:hAnsi="Times New Roman" w:cs="Times New Roman"/>
        </w:rPr>
        <w:t xml:space="preserve">, as </w:t>
      </w:r>
      <w:del w:id="138" w:author="German Uritskiy" w:date="2018-12-19T08:47:00Z">
        <w:r w:rsidR="001E0E4F" w:rsidRPr="00F1362D">
          <w:rPr>
            <w:rFonts w:ascii="Times New Roman" w:hAnsi="Times New Roman" w:cs="Times New Roman"/>
          </w:rPr>
          <w:delText>this</w:delText>
        </w:r>
      </w:del>
      <w:ins w:id="139" w:author="German Uritskiy" w:date="2018-12-19T08:47:00Z">
        <w:r w:rsidR="0007490B">
          <w:rPr>
            <w:rFonts w:ascii="Times New Roman" w:hAnsi="Times New Roman" w:cs="Times New Roman"/>
          </w:rPr>
          <w:t>each added biological replicate</w:t>
        </w:r>
      </w:ins>
      <w:r w:rsidRPr="00F1362D">
        <w:rPr>
          <w:rFonts w:ascii="Times New Roman" w:hAnsi="Times New Roman" w:cs="Times New Roman"/>
        </w:rPr>
        <w:t xml:space="preserve"> will</w:t>
      </w:r>
      <w:ins w:id="140" w:author="German Uritskiy" w:date="2018-12-19T08:47:00Z">
        <w:r w:rsidRPr="00F1362D">
          <w:rPr>
            <w:rFonts w:ascii="Times New Roman" w:hAnsi="Times New Roman" w:cs="Times New Roman"/>
          </w:rPr>
          <w:t xml:space="preserve"> </w:t>
        </w:r>
        <w:r w:rsidR="0007490B">
          <w:rPr>
            <w:rFonts w:ascii="Times New Roman" w:hAnsi="Times New Roman" w:cs="Times New Roman"/>
          </w:rPr>
          <w:t>further</w:t>
        </w:r>
      </w:ins>
      <w:r w:rsidR="0007490B">
        <w:rPr>
          <w:rFonts w:ascii="Times New Roman" w:hAnsi="Times New Roman" w:cs="Times New Roman"/>
        </w:rPr>
        <w:t xml:space="preserve"> </w:t>
      </w:r>
      <w:r w:rsidRPr="00F1362D">
        <w:rPr>
          <w:rFonts w:ascii="Times New Roman" w:hAnsi="Times New Roman" w:cs="Times New Roman"/>
        </w:rPr>
        <w:t xml:space="preserve">complicate the assembly and binning stages of analysis </w:t>
      </w:r>
      <w:del w:id="141" w:author="German Uritskiy" w:date="2018-12-19T08:47:00Z">
        <w:r w:rsidR="001E0E4F" w:rsidRPr="00F1362D">
          <w:rPr>
            <w:rFonts w:ascii="Times New Roman" w:hAnsi="Times New Roman" w:cs="Times New Roman"/>
          </w:rPr>
          <w:fldChar w:fldCharType="begin"/>
        </w:r>
        <w:r w:rsidR="001E0E4F" w:rsidRPr="00F1362D">
          <w:rPr>
            <w:rFonts w:ascii="Times New Roman" w:hAnsi="Times New Roman" w:cs="Times New Roman"/>
          </w:rPr>
          <w:delInstrText xml:space="preserve"> ADDIN EN.CITE &lt;EndNote&gt;&lt;Cite&gt;&lt;Author&gt;Ramos-Barbero&lt;/Author&gt;&lt;Year&gt;2018&lt;/Year&gt;&lt;RecNum&gt;8952&lt;/RecNum&gt;&lt;DisplayText&gt;(&lt;style face="italic"&gt;32&lt;/style&gt;)&lt;/DisplayText&gt;&lt;record&gt;&lt;rec-number&gt;8952&lt;/rec-number&gt;&lt;foreign-keys&gt;&lt;key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delInstrText>
        </w:r>
        <w:r w:rsidR="001E0E4F" w:rsidRPr="00F1362D">
          <w:rPr>
            <w:rFonts w:ascii="Times New Roman" w:hAnsi="Times New Roman" w:cs="Times New Roman"/>
          </w:rPr>
          <w:fldChar w:fldCharType="separate"/>
        </w:r>
        <w:r w:rsidR="001E0E4F" w:rsidRPr="00F1362D">
          <w:rPr>
            <w:rFonts w:ascii="Times New Roman" w:hAnsi="Times New Roman" w:cs="Times New Roman"/>
            <w:noProof/>
          </w:rPr>
          <w:delText>(</w:delText>
        </w:r>
        <w:r w:rsidR="001E0E4F" w:rsidRPr="00F1362D">
          <w:rPr>
            <w:rFonts w:ascii="Times New Roman" w:hAnsi="Times New Roman" w:cs="Times New Roman"/>
            <w:i/>
            <w:noProof/>
          </w:rPr>
          <w:delText>32</w:delText>
        </w:r>
        <w:r w:rsidR="001E0E4F" w:rsidRPr="00F1362D">
          <w:rPr>
            <w:rFonts w:ascii="Times New Roman" w:hAnsi="Times New Roman" w:cs="Times New Roman"/>
            <w:noProof/>
          </w:rPr>
          <w:delText>)</w:delText>
        </w:r>
        <w:r w:rsidR="001E0E4F" w:rsidRPr="00F1362D">
          <w:rPr>
            <w:rFonts w:ascii="Times New Roman" w:hAnsi="Times New Roman" w:cs="Times New Roman"/>
          </w:rPr>
          <w:fldChar w:fldCharType="end"/>
        </w:r>
        <w:r w:rsidR="00511A55" w:rsidRPr="00F1362D">
          <w:rPr>
            <w:rFonts w:ascii="Times New Roman" w:hAnsi="Times New Roman" w:cs="Times New Roman"/>
          </w:rPr>
          <w:delText>. In practical terms,</w:delText>
        </w:r>
        <w:r w:rsidR="001E0E4F">
          <w:rPr>
            <w:rFonts w:ascii="Times New Roman" w:hAnsi="Times New Roman" w:cs="Times New Roman"/>
          </w:rPr>
          <w:delText xml:space="preserve"> unless broadly </w:delText>
        </w:r>
        <w:r w:rsidR="001E0E4F" w:rsidRPr="00F1362D">
          <w:rPr>
            <w:rFonts w:ascii="Times New Roman" w:hAnsi="Times New Roman" w:cs="Times New Roman"/>
          </w:rPr>
          <w:delText>capturing diversity is intent of the study</w:delText>
        </w:r>
        <w:r w:rsidR="001E0E4F">
          <w:rPr>
            <w:rFonts w:ascii="Times New Roman" w:hAnsi="Times New Roman" w:cs="Times New Roman"/>
          </w:rPr>
          <w:delText>,</w:delText>
        </w:r>
        <w:r w:rsidR="00511A55" w:rsidRPr="00F1362D">
          <w:rPr>
            <w:rFonts w:ascii="Times New Roman" w:hAnsi="Times New Roman" w:cs="Times New Roman"/>
          </w:rPr>
          <w:delText xml:space="preserve"> the experimental design should ideally</w:delText>
        </w:r>
      </w:del>
      <w:ins w:id="142" w:author="German Uritskiy" w:date="2018-12-19T08:47:00Z">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&lt;EndNote&gt;&lt;Cite&gt;&lt;Author&gt;Ramos-Barbero&lt;/Author&gt;&lt;Year&gt;2018&lt;/Year&gt;&lt;RecNum&gt;8952&lt;/RecNum&gt;&lt;DisplayText&gt;(&lt;style face="italic"&gt;34&lt;/style&gt;)&lt;/DisplayText&gt;&lt;record&gt;&lt;rec-number&gt;8952&lt;/rec-number&gt;&lt;foreign-keys&gt;&lt;key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34</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In practical terms,</w:t>
        </w:r>
        <w:r>
          <w:rPr>
            <w:rFonts w:ascii="Times New Roman" w:hAnsi="Times New Roman" w:cs="Times New Roman"/>
          </w:rPr>
          <w:t xml:space="preserve"> unless </w:t>
        </w:r>
        <w:r w:rsidR="00DB2D5C">
          <w:rPr>
            <w:rFonts w:ascii="Times New Roman" w:hAnsi="Times New Roman" w:cs="Times New Roman"/>
          </w:rPr>
          <w:t xml:space="preserve">the </w:t>
        </w:r>
        <w:r w:rsidR="00DB2D5C" w:rsidRPr="00F1362D">
          <w:rPr>
            <w:rFonts w:ascii="Times New Roman" w:hAnsi="Times New Roman" w:cs="Times New Roman"/>
          </w:rPr>
          <w:t>intent of the study</w:t>
        </w:r>
        <w:r w:rsidR="00DB2D5C">
          <w:rPr>
            <w:rFonts w:ascii="Times New Roman" w:hAnsi="Times New Roman" w:cs="Times New Roman"/>
          </w:rPr>
          <w:t xml:space="preserve"> is to capture maximum </w:t>
        </w:r>
        <w:r w:rsidRPr="00F1362D">
          <w:rPr>
            <w:rFonts w:ascii="Times New Roman" w:hAnsi="Times New Roman" w:cs="Times New Roman"/>
          </w:rPr>
          <w:t>diversity</w:t>
        </w:r>
        <w:r>
          <w:rPr>
            <w:rFonts w:ascii="Times New Roman" w:hAnsi="Times New Roman" w:cs="Times New Roman"/>
          </w:rPr>
          <w:t>,</w:t>
        </w:r>
        <w:r w:rsidRPr="00F1362D">
          <w:rPr>
            <w:rFonts w:ascii="Times New Roman" w:hAnsi="Times New Roman" w:cs="Times New Roman"/>
          </w:rPr>
          <w:t xml:space="preserve"> the experimental design should</w:t>
        </w:r>
      </w:ins>
      <w:r w:rsidRPr="00F1362D">
        <w:rPr>
          <w:rFonts w:ascii="Times New Roman" w:hAnsi="Times New Roman" w:cs="Times New Roman"/>
        </w:rPr>
        <w:t xml:space="preserve"> include the minimum number of biological replicates that will allow intended statistical analysis downstream.</w:t>
      </w:r>
      <w:r>
        <w:rPr>
          <w:rFonts w:ascii="Times New Roman" w:hAnsi="Times New Roman" w:cs="Times New Roman"/>
        </w:rPr>
        <w:t xml:space="preserve"> There are two general approaches to metagenomic sequencing and analysis – co-assembly of manly shallow samples or individual processing deeply sequenced samples. Both approaches have their benefits and limitations in halophilic metagenomics depending on the microbiome in question, </w:t>
      </w:r>
      <w:del w:id="143" w:author="German Uritskiy" w:date="2018-12-19T08:47:00Z">
        <w:r w:rsidR="001E0E4F">
          <w:rPr>
            <w:rFonts w:ascii="Times New Roman" w:hAnsi="Times New Roman" w:cs="Times New Roman"/>
          </w:rPr>
          <w:delText xml:space="preserve">and the experimental design decision </w:delText>
        </w:r>
        <w:r w:rsidR="00A11023">
          <w:rPr>
            <w:rFonts w:ascii="Times New Roman" w:hAnsi="Times New Roman" w:cs="Times New Roman"/>
          </w:rPr>
          <w:delText>can have a major impact on the</w:delText>
        </w:r>
        <w:r w:rsidR="00610B08">
          <w:rPr>
            <w:rFonts w:ascii="Times New Roman" w:hAnsi="Times New Roman" w:cs="Times New Roman"/>
          </w:rPr>
          <w:delText xml:space="preserve"> study’s results</w:delText>
        </w:r>
        <w:r w:rsidR="001E0E4F">
          <w:rPr>
            <w:rFonts w:ascii="Times New Roman" w:hAnsi="Times New Roman" w:cs="Times New Roman"/>
          </w:rPr>
          <w:delText>.</w:delText>
        </w:r>
      </w:del>
      <w:ins w:id="144" w:author="German Uritskiy" w:date="2018-12-19T08:47:00Z">
        <w:r w:rsidR="009C6022">
          <w:rPr>
            <w:rFonts w:ascii="Times New Roman" w:hAnsi="Times New Roman" w:cs="Times New Roman"/>
          </w:rPr>
          <w:t>which we discuss below.</w:t>
        </w:r>
      </w:ins>
      <w:r w:rsidR="009C6022">
        <w:rPr>
          <w:rFonts w:ascii="Times New Roman" w:hAnsi="Times New Roman" w:cs="Times New Roman"/>
        </w:rPr>
        <w:t xml:space="preserve"> </w:t>
      </w:r>
    </w:p>
    <w:p w14:paraId="210AF2AE" w14:textId="57542066" w:rsidR="008300A2" w:rsidRPr="00F1362D" w:rsidRDefault="008300A2" w:rsidP="008300A2">
      <w:pPr>
        <w:rPr>
          <w:rFonts w:ascii="Times New Roman" w:hAnsi="Times New Roman" w:cs="Times New Roman"/>
        </w:rPr>
      </w:pPr>
      <w:r>
        <w:rPr>
          <w:rFonts w:ascii="Times New Roman" w:hAnsi="Times New Roman" w:cs="Times New Roman"/>
        </w:rPr>
        <w:tab/>
        <w:t xml:space="preserve">The first approach is sequencing </w:t>
      </w:r>
      <w:r w:rsidRPr="00F1362D">
        <w:rPr>
          <w:rFonts w:ascii="Times New Roman" w:hAnsi="Times New Roman" w:cs="Times New Roman"/>
        </w:rPr>
        <w:t xml:space="preserve">many samples </w:t>
      </w:r>
      <w:r>
        <w:rPr>
          <w:rFonts w:ascii="Times New Roman" w:hAnsi="Times New Roman" w:cs="Times New Roman"/>
        </w:rPr>
        <w:t xml:space="preserve">with relatively low read coverage and combining the reads during metagenomic assembly. This allows for </w:t>
      </w:r>
      <w:r w:rsidRPr="00F1362D">
        <w:rPr>
          <w:rFonts w:ascii="Times New Roman" w:hAnsi="Times New Roman" w:cs="Times New Roman"/>
        </w:rPr>
        <w:t xml:space="preserve">low </w:t>
      </w:r>
      <w:r>
        <w:rPr>
          <w:rFonts w:ascii="Times New Roman" w:hAnsi="Times New Roman" w:cs="Times New Roman"/>
        </w:rPr>
        <w:t xml:space="preserve">sequencing costs per sample, while also producing many </w:t>
      </w:r>
      <w:r w:rsidRPr="00F1362D">
        <w:rPr>
          <w:rFonts w:ascii="Times New Roman" w:hAnsi="Times New Roman" w:cs="Times New Roman"/>
        </w:rPr>
        <w:t xml:space="preserve">MAGs from the co-assembly by leveraging differential abundances of the contigs across samples </w:t>
      </w:r>
      <w:r w:rsidR="00EC630F">
        <w:rPr>
          <w:rFonts w:ascii="Times New Roman" w:hAnsi="Times New Roman" w:cs="Times New Roman"/>
        </w:rPr>
        <w:fldChar w:fldCharType="begin">
          <w:fldData xml:space="preserve">PEVuZE5vdGU+PENpdGU+PEF1dGhvcj5LYW5nPC9BdXRob3I+PFllYXI+MjAxNTwvWWVhcj48UmVj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PEVuZE5vdGU+PENpdGU+PEF1dGhvcj5LYW5nPC9BdXRob3I+PFllYXI+MjAxNTwvWWVhcj48UmVj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 xml:space="preserve">20, </w:t>
      </w:r>
      <w:del w:id="145" w:author="German Uritskiy" w:date="2018-12-19T08:47:00Z">
        <w:r w:rsidR="007D4308" w:rsidRPr="007D4308">
          <w:rPr>
            <w:rFonts w:ascii="Times New Roman" w:hAnsi="Times New Roman" w:cs="Times New Roman"/>
            <w:i/>
            <w:noProof/>
          </w:rPr>
          <w:delText>47</w:delText>
        </w:r>
      </w:del>
      <w:ins w:id="146" w:author="German Uritskiy" w:date="2018-12-19T08:47:00Z">
        <w:r w:rsidR="003A225B" w:rsidRPr="003A225B">
          <w:rPr>
            <w:rFonts w:ascii="Times New Roman" w:hAnsi="Times New Roman" w:cs="Times New Roman"/>
            <w:i/>
            <w:noProof/>
          </w:rPr>
          <w:t>37</w:t>
        </w:r>
      </w:ins>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The </w:t>
      </w:r>
      <w:r>
        <w:rPr>
          <w:rFonts w:ascii="Times New Roman" w:hAnsi="Times New Roman" w:cs="Times New Roman"/>
        </w:rPr>
        <w:t xml:space="preserve">taxonomic and </w:t>
      </w:r>
      <w:r w:rsidRPr="00F1362D">
        <w:rPr>
          <w:rFonts w:ascii="Times New Roman" w:hAnsi="Times New Roman" w:cs="Times New Roman"/>
        </w:rPr>
        <w:t xml:space="preserve">functional </w:t>
      </w:r>
      <w:r>
        <w:rPr>
          <w:rFonts w:ascii="Times New Roman" w:hAnsi="Times New Roman" w:cs="Times New Roman"/>
        </w:rPr>
        <w:t xml:space="preserve">composition </w:t>
      </w:r>
      <w:r w:rsidRPr="00F1362D">
        <w:rPr>
          <w:rFonts w:ascii="Times New Roman" w:hAnsi="Times New Roman" w:cs="Times New Roman"/>
        </w:rPr>
        <w:t xml:space="preserve">of </w:t>
      </w:r>
      <w:r>
        <w:rPr>
          <w:rFonts w:ascii="Times New Roman" w:hAnsi="Times New Roman" w:cs="Times New Roman"/>
        </w:rPr>
        <w:t xml:space="preserve">individual </w:t>
      </w:r>
      <w:r w:rsidRPr="00F1362D">
        <w:rPr>
          <w:rFonts w:ascii="Times New Roman" w:hAnsi="Times New Roman" w:cs="Times New Roman"/>
        </w:rPr>
        <w:t xml:space="preserve">samples can be </w:t>
      </w:r>
      <w:r>
        <w:rPr>
          <w:rFonts w:ascii="Times New Roman" w:hAnsi="Times New Roman" w:cs="Times New Roman"/>
        </w:rPr>
        <w:t xml:space="preserve">interrogated </w:t>
      </w:r>
      <w:r w:rsidRPr="00F1362D">
        <w:rPr>
          <w:rFonts w:ascii="Times New Roman" w:hAnsi="Times New Roman" w:cs="Times New Roman"/>
        </w:rPr>
        <w:t xml:space="preserve">by </w:t>
      </w:r>
      <w:r>
        <w:rPr>
          <w:rFonts w:ascii="Times New Roman" w:hAnsi="Times New Roman" w:cs="Times New Roman"/>
        </w:rPr>
        <w:t xml:space="preserve">linking the taxonomic and functional </w:t>
      </w:r>
      <w:del w:id="147" w:author="German Uritskiy" w:date="2018-12-19T08:47:00Z">
        <w:r w:rsidR="00F5358C">
          <w:rPr>
            <w:rFonts w:ascii="Times New Roman" w:hAnsi="Times New Roman" w:cs="Times New Roman"/>
          </w:rPr>
          <w:delText>annotation</w:delText>
        </w:r>
      </w:del>
      <w:ins w:id="148" w:author="German Uritskiy" w:date="2018-12-19T08:47:00Z">
        <w:r>
          <w:rPr>
            <w:rFonts w:ascii="Times New Roman" w:hAnsi="Times New Roman" w:cs="Times New Roman"/>
          </w:rPr>
          <w:t>annotation</w:t>
        </w:r>
        <w:r w:rsidR="009C6022">
          <w:rPr>
            <w:rFonts w:ascii="Times New Roman" w:hAnsi="Times New Roman" w:cs="Times New Roman"/>
          </w:rPr>
          <w:t>s</w:t>
        </w:r>
      </w:ins>
      <w:r>
        <w:rPr>
          <w:rFonts w:ascii="Times New Roman" w:hAnsi="Times New Roman" w:cs="Times New Roman"/>
        </w:rPr>
        <w:t xml:space="preserve"> of </w:t>
      </w:r>
      <w:del w:id="149" w:author="German Uritskiy" w:date="2018-12-19T08:47:00Z">
        <w:r w:rsidR="00F5358C">
          <w:rPr>
            <w:rFonts w:ascii="Times New Roman" w:hAnsi="Times New Roman" w:cs="Times New Roman"/>
          </w:rPr>
          <w:delText>contigs</w:delText>
        </w:r>
      </w:del>
      <w:ins w:id="150" w:author="German Uritskiy" w:date="2018-12-19T08:47:00Z">
        <w:r w:rsidR="009C6022">
          <w:rPr>
            <w:rFonts w:ascii="Times New Roman" w:hAnsi="Times New Roman" w:cs="Times New Roman"/>
          </w:rPr>
          <w:t>each contig</w:t>
        </w:r>
      </w:ins>
      <w:r w:rsidR="009C6022">
        <w:rPr>
          <w:rFonts w:ascii="Times New Roman" w:hAnsi="Times New Roman" w:cs="Times New Roman"/>
        </w:rPr>
        <w:t xml:space="preserve"> with </w:t>
      </w:r>
      <w:del w:id="151" w:author="German Uritskiy" w:date="2018-12-19T08:47:00Z">
        <w:r w:rsidR="00F5358C">
          <w:rPr>
            <w:rFonts w:ascii="Times New Roman" w:hAnsi="Times New Roman" w:cs="Times New Roman"/>
          </w:rPr>
          <w:delText>their abundances</w:delText>
        </w:r>
      </w:del>
      <w:ins w:id="152" w:author="German Uritskiy" w:date="2018-12-19T08:47:00Z">
        <w:r w:rsidR="009C6022">
          <w:rPr>
            <w:rFonts w:ascii="Times New Roman" w:hAnsi="Times New Roman" w:cs="Times New Roman"/>
          </w:rPr>
          <w:t>its abundance</w:t>
        </w:r>
      </w:ins>
      <w:r w:rsidR="009C6022">
        <w:rPr>
          <w:rFonts w:ascii="Times New Roman" w:hAnsi="Times New Roman" w:cs="Times New Roman"/>
        </w:rPr>
        <w:t xml:space="preserve"> </w:t>
      </w:r>
      <w:r>
        <w:rPr>
          <w:rFonts w:ascii="Times New Roman" w:hAnsi="Times New Roman" w:cs="Times New Roman"/>
        </w:rPr>
        <w:t xml:space="preserve">in each sample, allowing for </w:t>
      </w:r>
      <w:r w:rsidRPr="00F1362D">
        <w:rPr>
          <w:rFonts w:ascii="Times New Roman" w:hAnsi="Times New Roman" w:cs="Times New Roman"/>
        </w:rPr>
        <w:t>easy comparison between large numbers of samples</w:t>
      </w:r>
      <w:r>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PEVuZE5vdGU+PENpdGU+PEF1dGhvcj5EZU1hZXJlPC9BdXRob3I+PFllYXI+MjAxMzwvWWVhcj48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PEVuZE5vdGU+PENpdGU+PEF1dGhvcj5EZU1hZXJlPC9BdXRob3I+PFllYXI+MjAxMzwvWWVhcj48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153" w:author="German Uritskiy" w:date="2018-12-19T08:47:00Z">
        <w:r w:rsidR="00A11023" w:rsidRPr="00F1362D">
          <w:rPr>
            <w:rFonts w:ascii="Times New Roman" w:hAnsi="Times New Roman" w:cs="Times New Roman"/>
            <w:i/>
            <w:noProof/>
          </w:rPr>
          <w:delText>41, 43</w:delText>
        </w:r>
      </w:del>
      <w:ins w:id="154" w:author="German Uritskiy" w:date="2018-12-19T08:47:00Z">
        <w:r w:rsidR="003A225B" w:rsidRPr="003A225B">
          <w:rPr>
            <w:rFonts w:ascii="Times New Roman" w:hAnsi="Times New Roman" w:cs="Times New Roman"/>
            <w:i/>
            <w:noProof/>
          </w:rPr>
          <w:t>35, 38</w:t>
        </w:r>
      </w:ins>
      <w:r w:rsidR="003A225B">
        <w:rPr>
          <w:rFonts w:ascii="Times New Roman" w:hAnsi="Times New Roman" w:cs="Times New Roman"/>
          <w:noProof/>
        </w:rPr>
        <w:t>)</w:t>
      </w:r>
      <w:r w:rsidR="00EC630F">
        <w:rPr>
          <w:rFonts w:ascii="Times New Roman" w:hAnsi="Times New Roman" w:cs="Times New Roman"/>
        </w:rPr>
        <w:fldChar w:fldCharType="end"/>
      </w:r>
      <w:del w:id="155" w:author="German Uritskiy" w:date="2018-12-19T08:47:00Z">
        <w:r w:rsidR="00A11023" w:rsidRPr="00F1362D">
          <w:rPr>
            <w:rFonts w:ascii="Times New Roman" w:hAnsi="Times New Roman" w:cs="Times New Roman"/>
          </w:rPr>
          <w:delText xml:space="preserve">. Finally, co-assembling many samples together grants the ability to recover genomes of low-abundance organisms, which have too low of a coverage to be recovered from an individual sample </w:delText>
        </w:r>
        <w:r w:rsidR="00A11023" w:rsidRPr="00F1362D">
          <w:rPr>
            <w:rFonts w:ascii="Times New Roman" w:hAnsi="Times New Roman" w:cs="Times New Roman"/>
          </w:rPr>
          <w:fldChar w:fldCharType="begin"/>
        </w:r>
        <w:r w:rsidR="00A11023" w:rsidRPr="00F1362D">
          <w:rPr>
            <w:rFonts w:ascii="Times New Roman" w:hAnsi="Times New Roman" w:cs="Times New Roman"/>
          </w:rPr>
          <w:delInstrText xml:space="preserve"> ADDIN EN.CITE &lt;EndNote&gt;&lt;Cite&gt;&lt;Author&gt;Narasingarao&lt;/Author&gt;&lt;Year&gt;2012&lt;/Year&gt;&lt;RecNum&gt;7113&lt;/RecNum&gt;&lt;DisplayText&gt;(&lt;style face="italic"&gt;46&lt;/style&gt;)&lt;/DisplayText&gt;&lt;record&gt;&lt;rec-number&gt;7113&lt;/rec-number&gt;&lt;foreign-keys&gt;&lt;key app="EN" db-id="vawrdvfvexr9z1e5pd0p92dt2dzpvp0ezpsr" timestamp="0"&gt;7113&lt;/key&gt;&lt;/foreign-keys&gt;&lt;ref-type name="Journal Article"&gt;17&lt;/ref-type&gt;&lt;contributors&gt;&lt;authors&gt;&lt;author&gt;Narasingarao, P.&lt;/author&gt;&lt;author&gt;Podell, S.&lt;/author&gt;&lt;author&gt;Ugalde, J. A.&lt;/author&gt;&lt;author&gt;Brochier-Armanet, C.&lt;/author&gt;&lt;author&gt;Emerson, J. B.&lt;/author&gt;&lt;author&gt;Brocks, J. J.&lt;/author&gt;&lt;author&gt;Heidelberg, K. B.&lt;/author&gt;&lt;author&gt;Banfield, J. F.&lt;/author&gt;&lt;author&gt;Allen, E. E.&lt;/author&gt;&lt;/authors&gt;&lt;/contributors&gt;&lt;auth-address&gt;Marine Biology Research Division, Scripps Institution of Oceanography, University of California, San Diego, La Jolla, CA, USA.&lt;/auth-address&gt;&lt;titles&gt;&lt;title&gt;De novo metagenomic assembly reveals abundant novel major lineage of Archaea in hypersaline microbial communities&lt;/title&gt;&lt;secondary-title&gt;ISME J&lt;/secondary-title&gt;&lt;alt-title&gt;The ISME journal&lt;/alt-title&gt;&lt;/titles&gt;&lt;periodical&gt;&lt;full-title&gt;ISME J&lt;/full-title&gt;&lt;/periodical&gt;&lt;pages&gt;81-93&lt;/pages&gt;&lt;volume&gt;6&lt;/volume&gt;&lt;number&gt;1&lt;/number&gt;&lt;edition&gt;2011/07/01&lt;/edition&gt;&lt;dates&gt;&lt;year&gt;2012&lt;/year&gt;&lt;pub-dates&gt;&lt;date&gt;Jan&lt;/date&gt;&lt;/pub-dates&gt;&lt;/dates&gt;&lt;isbn&gt;1751-7370 (Electronic)&amp;#xD;1751-7362 (Linking)&lt;/isbn&gt;&lt;accession-num&gt;21716304&lt;/accession-num&gt;&lt;work-type&gt;Research Support, Non-U.S. Gov&amp;apos;t&amp;#xD;Research Support, U.S. Gov&amp;apos;t, Non-P.H.S.&lt;/work-type&gt;&lt;urls&gt;&lt;related-urls&gt;&lt;url&gt;http://www.ncbi.nlm.nih.gov/pubmed/21716304&lt;/url&gt;&lt;/related-urls&gt;&lt;/urls&gt;&lt;custom2&gt;3246234&lt;/custom2&gt;&lt;electronic-resource-num&gt;10.1038/ismej.2011.78&lt;/electronic-resource-num&gt;&lt;language&gt;eng&lt;/language&gt;&lt;/record&gt;&lt;/Cite&gt;&lt;/EndNote&gt;</w:delInstrText>
        </w:r>
        <w:r w:rsidR="00A11023" w:rsidRPr="00F1362D">
          <w:rPr>
            <w:rFonts w:ascii="Times New Roman" w:hAnsi="Times New Roman" w:cs="Times New Roman"/>
          </w:rPr>
          <w:fldChar w:fldCharType="separate"/>
        </w:r>
        <w:r w:rsidR="00A11023" w:rsidRPr="00F1362D">
          <w:rPr>
            <w:rFonts w:ascii="Times New Roman" w:hAnsi="Times New Roman" w:cs="Times New Roman"/>
            <w:noProof/>
          </w:rPr>
          <w:delText>(</w:delText>
        </w:r>
        <w:r w:rsidR="00A11023" w:rsidRPr="00F1362D">
          <w:rPr>
            <w:rFonts w:ascii="Times New Roman" w:hAnsi="Times New Roman" w:cs="Times New Roman"/>
            <w:i/>
            <w:noProof/>
          </w:rPr>
          <w:delText>46</w:delText>
        </w:r>
        <w:r w:rsidR="00A11023" w:rsidRPr="00F1362D">
          <w:rPr>
            <w:rFonts w:ascii="Times New Roman" w:hAnsi="Times New Roman" w:cs="Times New Roman"/>
            <w:noProof/>
          </w:rPr>
          <w:delText>)</w:delText>
        </w:r>
        <w:r w:rsidR="00A11023" w:rsidRPr="00F1362D">
          <w:rPr>
            <w:rFonts w:ascii="Times New Roman" w:hAnsi="Times New Roman" w:cs="Times New Roman"/>
          </w:rPr>
          <w:fldChar w:fldCharType="end"/>
        </w:r>
        <w:r w:rsidR="00A11023" w:rsidRPr="00F1362D">
          <w:rPr>
            <w:rFonts w:ascii="Times New Roman" w:hAnsi="Times New Roman" w:cs="Times New Roman"/>
          </w:rPr>
          <w:delText xml:space="preserve">. While attractive, the use of co-assembly in halophilic metagenomes comes with major drawbacks </w:delText>
        </w:r>
        <w:r w:rsidR="00A11023" w:rsidRPr="00F1362D">
          <w:rPr>
            <w:rFonts w:ascii="Times New Roman" w:hAnsi="Times New Roman" w:cs="Times New Roman"/>
          </w:rPr>
          <w:fldChar w:fldCharType="begin"/>
        </w:r>
        <w:r w:rsidR="00A11023" w:rsidRPr="00F1362D">
          <w:rPr>
            <w:rFonts w:ascii="Times New Roman" w:hAnsi="Times New Roman" w:cs="Times New Roman"/>
          </w:rPr>
          <w:delInstrText xml:space="preserve"> ADDIN EN.CITE &lt;EndNote&gt;&lt;Cite&gt;&lt;Author&gt;Ramos-Barbero&lt;/Author&gt;&lt;Year&gt;2018&lt;/Year&gt;&lt;RecNum&gt;8952&lt;/RecNum&gt;&lt;DisplayText&gt;(&lt;style face="italic"&gt;32&lt;/style&gt;)&lt;/DisplayText&gt;&lt;record&gt;&lt;rec-number&gt;8952&lt;/rec-number&gt;&lt;foreign-keys&gt;&lt;key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delInstrText>
        </w:r>
        <w:r w:rsidR="00A11023" w:rsidRPr="00F1362D">
          <w:rPr>
            <w:rFonts w:ascii="Times New Roman" w:hAnsi="Times New Roman" w:cs="Times New Roman"/>
          </w:rPr>
          <w:fldChar w:fldCharType="separate"/>
        </w:r>
        <w:r w:rsidR="00A11023" w:rsidRPr="00F1362D">
          <w:rPr>
            <w:rFonts w:ascii="Times New Roman" w:hAnsi="Times New Roman" w:cs="Times New Roman"/>
            <w:noProof/>
          </w:rPr>
          <w:delText>(</w:delText>
        </w:r>
        <w:r w:rsidR="00A11023" w:rsidRPr="00F1362D">
          <w:rPr>
            <w:rFonts w:ascii="Times New Roman" w:hAnsi="Times New Roman" w:cs="Times New Roman"/>
            <w:i/>
            <w:noProof/>
          </w:rPr>
          <w:delText>32</w:delText>
        </w:r>
        <w:r w:rsidR="00A11023" w:rsidRPr="00F1362D">
          <w:rPr>
            <w:rFonts w:ascii="Times New Roman" w:hAnsi="Times New Roman" w:cs="Times New Roman"/>
            <w:noProof/>
          </w:rPr>
          <w:delText>)</w:delText>
        </w:r>
        <w:r w:rsidR="00A11023" w:rsidRPr="00F1362D">
          <w:rPr>
            <w:rFonts w:ascii="Times New Roman" w:hAnsi="Times New Roman" w:cs="Times New Roman"/>
          </w:rPr>
          <w:fldChar w:fldCharType="end"/>
        </w:r>
        <w:r w:rsidR="00A11023" w:rsidRPr="00F1362D">
          <w:rPr>
            <w:rFonts w:ascii="Times New Roman" w:hAnsi="Times New Roman" w:cs="Times New Roman"/>
          </w:rPr>
          <w:delText xml:space="preserve">. </w:delText>
        </w:r>
        <w:r w:rsidR="007D2D67">
          <w:rPr>
            <w:rFonts w:ascii="Times New Roman" w:hAnsi="Times New Roman" w:cs="Times New Roman"/>
          </w:rPr>
          <w:delText xml:space="preserve">In addition to high computational costs of co-assembling large data, the high strain heterogeneity introduced from each new biological replicate can </w:delText>
        </w:r>
        <w:r w:rsidR="00A11023" w:rsidRPr="00F1362D">
          <w:rPr>
            <w:rFonts w:ascii="Times New Roman" w:hAnsi="Times New Roman" w:cs="Times New Roman"/>
          </w:rPr>
          <w:delText xml:space="preserve">non-intuitively lead to poor assemblies of very abundant taxa in the samples. </w:delText>
        </w:r>
        <w:r w:rsidR="007D2D67">
          <w:rPr>
            <w:rFonts w:ascii="Times New Roman" w:hAnsi="Times New Roman" w:cs="Times New Roman"/>
          </w:rPr>
          <w:delText>H</w:delText>
        </w:r>
        <w:r w:rsidR="00A11023" w:rsidRPr="00F1362D">
          <w:rPr>
            <w:rFonts w:ascii="Times New Roman" w:hAnsi="Times New Roman" w:cs="Times New Roman"/>
          </w:rPr>
          <w:delText xml:space="preserve">alophile </w:delText>
        </w:r>
        <w:r w:rsidR="007D2D67">
          <w:rPr>
            <w:rFonts w:ascii="Times New Roman" w:hAnsi="Times New Roman" w:cs="Times New Roman"/>
          </w:rPr>
          <w:delText>microbiomes are often dominated by highly diverse groups of</w:delText>
        </w:r>
        <w:r w:rsidR="00A11023" w:rsidRPr="00F1362D">
          <w:rPr>
            <w:rFonts w:ascii="Times New Roman" w:hAnsi="Times New Roman" w:cs="Times New Roman"/>
          </w:rPr>
          <w:delText xml:space="preserve"> </w:delText>
        </w:r>
        <w:r w:rsidR="00A11023" w:rsidRPr="00F1362D">
          <w:rPr>
            <w:rFonts w:ascii="Times New Roman" w:hAnsi="Times New Roman" w:cs="Times New Roman"/>
            <w:i/>
          </w:rPr>
          <w:delText>Euryarchaeota</w:delText>
        </w:r>
        <w:r w:rsidR="00A11023" w:rsidRPr="00F1362D">
          <w:rPr>
            <w:rFonts w:ascii="Times New Roman" w:hAnsi="Times New Roman" w:cs="Times New Roman"/>
          </w:rPr>
          <w:delText xml:space="preserve"> and </w:delText>
        </w:r>
        <w:r w:rsidR="00A11023" w:rsidRPr="00F1362D">
          <w:rPr>
            <w:rFonts w:ascii="Times New Roman" w:hAnsi="Times New Roman" w:cs="Times New Roman"/>
            <w:i/>
          </w:rPr>
          <w:delText>Bacteroidetes</w:delText>
        </w:r>
        <w:r w:rsidR="00A11023" w:rsidRPr="00F1362D">
          <w:rPr>
            <w:rFonts w:ascii="Times New Roman" w:hAnsi="Times New Roman" w:cs="Times New Roman"/>
          </w:rPr>
          <w:delText xml:space="preserve"> </w:delText>
        </w:r>
        <w:r w:rsidR="00A11023" w:rsidRPr="00F1362D">
          <w:rPr>
            <w:rFonts w:ascii="Times New Roman" w:hAnsi="Times New Roman" w:cs="Times New Roman"/>
          </w:rPr>
          <w:fldChar w:fldCharType="begin"/>
        </w:r>
        <w:r w:rsidR="00A11023" w:rsidRPr="00F1362D">
          <w:rPr>
            <w:rFonts w:ascii="Times New Roman" w:hAnsi="Times New Roman" w:cs="Times New Roman"/>
          </w:rPr>
          <w:delInstrText xml:space="preserve"> ADDIN EN.CITE &lt;EndNote&gt;&lt;Cite&gt;&lt;Author&gt;Ventosa&lt;/Author&gt;&lt;Year&gt;2015&lt;/Year&gt;&lt;RecNum&gt;8231&lt;/RecNum&gt;&lt;DisplayText&gt;(&lt;style face="italic"&gt;45&lt;/style&gt;)&lt;/DisplayText&gt;&lt;record&gt;&lt;rec-number&gt;8231&lt;/rec-number&gt;&lt;foreign-keys&gt;&lt;key app="EN" db-id="vawrdvfvexr9z1e5pd0p92dt2dzpvp0ezpsr" timestamp="0"&gt;8231&lt;/key&gt;&lt;/foreign-keys&gt;&lt;ref-type name="Journal Article"&gt;17&lt;/ref-type&gt;&lt;contributors&gt;&lt;authors&gt;&lt;author&gt;Ventosa, A.&lt;/author&gt;&lt;author&gt;de la Haba, R. R.&lt;/author&gt;&lt;author&gt;Sanchez-Porro, C.&lt;/author&gt;&lt;author&gt;Papke, R. T.&lt;/author&gt;&lt;/authors&gt;&lt;/contributors&gt;&lt;auth-address&gt;Department of Microbiology and Parasitology, Faculty of Pharmacy, University of Sevilla, 41012 Sevilla, Spain. Electronic address: ventosa@us.es.&amp;#xD;Department of Microbiology and Parasitology, Faculty of Pharmacy, University of Sevilla, 41012 Sevilla, Spain.&amp;#xD;Department of Molecular and Cell Biology, University of Connecticut, 06269 Storrs, CT, USA.&lt;/auth-address&gt;&lt;titles&gt;&lt;title&gt;Microbial diversity of hypersaline environments: a metagenomic approach&lt;/title&gt;&lt;secondary-title&gt;Curr Opin Microbiol&lt;/secondary-title&gt;&lt;/titles&gt;&lt;periodical&gt;&lt;full-title&gt;Curr Opin Microbiol&lt;/full-title&gt;&lt;/periodical&gt;&lt;pages&gt;80-7&lt;/pages&gt;&lt;volume&gt;25&lt;/volume&gt;&lt;dates&gt;&lt;year&gt;2015&lt;/year&gt;&lt;pub-dates&gt;&lt;date&gt;Jun&lt;/date&gt;&lt;/pub-dates&gt;&lt;/dates&gt;&lt;isbn&gt;1879-0364 (Electronic)&amp;#xD;1369-5274 (Linking)&lt;/isbn&gt;&lt;accession-num&gt;26056770&lt;/accession-num&gt;&lt;urls&gt;&lt;related-urls&gt;&lt;url&gt;http://www.ncbi.nlm.nih.gov/pubmed/26056770&lt;/url&gt;&lt;/related-urls&gt;&lt;/urls&gt;&lt;electronic-resource-num&gt;10.1016/j.mib.2015.05.002&lt;/electronic-resource-num&gt;&lt;/record&gt;&lt;/Cite&gt;&lt;/EndNote&gt;</w:delInstrText>
        </w:r>
        <w:r w:rsidR="00A11023" w:rsidRPr="00F1362D">
          <w:rPr>
            <w:rFonts w:ascii="Times New Roman" w:hAnsi="Times New Roman" w:cs="Times New Roman"/>
          </w:rPr>
          <w:fldChar w:fldCharType="separate"/>
        </w:r>
        <w:r w:rsidR="00A11023" w:rsidRPr="00F1362D">
          <w:rPr>
            <w:rFonts w:ascii="Times New Roman" w:hAnsi="Times New Roman" w:cs="Times New Roman"/>
            <w:noProof/>
          </w:rPr>
          <w:delText>(</w:delText>
        </w:r>
        <w:r w:rsidR="00A11023" w:rsidRPr="00F1362D">
          <w:rPr>
            <w:rFonts w:ascii="Times New Roman" w:hAnsi="Times New Roman" w:cs="Times New Roman"/>
            <w:i/>
            <w:noProof/>
          </w:rPr>
          <w:delText>45</w:delText>
        </w:r>
        <w:r w:rsidR="00A11023" w:rsidRPr="00F1362D">
          <w:rPr>
            <w:rFonts w:ascii="Times New Roman" w:hAnsi="Times New Roman" w:cs="Times New Roman"/>
            <w:noProof/>
          </w:rPr>
          <w:delText>)</w:delText>
        </w:r>
        <w:r w:rsidR="00A11023" w:rsidRPr="00F1362D">
          <w:rPr>
            <w:rFonts w:ascii="Times New Roman" w:hAnsi="Times New Roman" w:cs="Times New Roman"/>
          </w:rPr>
          <w:fldChar w:fldCharType="end"/>
        </w:r>
        <w:r w:rsidR="007D2D67">
          <w:rPr>
            <w:rFonts w:ascii="Times New Roman" w:hAnsi="Times New Roman" w:cs="Times New Roman"/>
          </w:rPr>
          <w:delText xml:space="preserve">. Introducing their </w:delText>
        </w:r>
        <w:r w:rsidR="00A11023" w:rsidRPr="00F1362D">
          <w:rPr>
            <w:rFonts w:ascii="Times New Roman" w:hAnsi="Times New Roman" w:cs="Times New Roman"/>
          </w:rPr>
          <w:delText xml:space="preserve">strain heterogeneity </w:delText>
        </w:r>
        <w:r w:rsidR="007D2D67">
          <w:rPr>
            <w:rFonts w:ascii="Times New Roman" w:hAnsi="Times New Roman" w:cs="Times New Roman"/>
          </w:rPr>
          <w:delText xml:space="preserve">from across multiple biological replicates </w:delText>
        </w:r>
        <w:r w:rsidR="00A11023" w:rsidRPr="00F1362D">
          <w:rPr>
            <w:rFonts w:ascii="Times New Roman" w:hAnsi="Times New Roman" w:cs="Times New Roman"/>
          </w:rPr>
          <w:delText xml:space="preserve">confuses metagenomic assemblers and leads to fragmented or chimeric assemblies </w:delText>
        </w:r>
        <w:r w:rsidR="00A11023" w:rsidRPr="00F1362D">
          <w:rPr>
            <w:rFonts w:ascii="Times New Roman" w:hAnsi="Times New Roman" w:cs="Times New Roman"/>
          </w:rPr>
          <w:fldChar w:fldCharType="begin"/>
        </w:r>
        <w:r w:rsidR="00A11023" w:rsidRPr="00F1362D">
          <w:rPr>
            <w:rFonts w:ascii="Times New Roman" w:hAnsi="Times New Roman" w:cs="Times New Roman"/>
          </w:rPr>
          <w:delInstrText xml:space="preserve"> ADDIN EN.CITE &lt;EndNote&gt;&lt;Cite&gt;&lt;Author&gt;Ramos-Barbero&lt;/Author&gt;&lt;Year&gt;2018&lt;/Year&gt;&lt;RecNum&gt;8952&lt;/RecNum&gt;&lt;DisplayText&gt;(&lt;style face="italic"&gt;32&lt;/style&gt;)&lt;/DisplayText&gt;&lt;record&gt;&lt;rec-number&gt;8952&lt;/rec-number&gt;&lt;foreign-keys&gt;&lt;key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delInstrText>
        </w:r>
        <w:r w:rsidR="00A11023" w:rsidRPr="00F1362D">
          <w:rPr>
            <w:rFonts w:ascii="Times New Roman" w:hAnsi="Times New Roman" w:cs="Times New Roman"/>
          </w:rPr>
          <w:fldChar w:fldCharType="separate"/>
        </w:r>
        <w:r w:rsidR="00A11023" w:rsidRPr="00F1362D">
          <w:rPr>
            <w:rFonts w:ascii="Times New Roman" w:hAnsi="Times New Roman" w:cs="Times New Roman"/>
            <w:noProof/>
          </w:rPr>
          <w:delText>(</w:delText>
        </w:r>
        <w:r w:rsidR="00A11023" w:rsidRPr="00F1362D">
          <w:rPr>
            <w:rFonts w:ascii="Times New Roman" w:hAnsi="Times New Roman" w:cs="Times New Roman"/>
            <w:i/>
            <w:noProof/>
          </w:rPr>
          <w:delText>32</w:delText>
        </w:r>
        <w:r w:rsidR="00A11023" w:rsidRPr="00F1362D">
          <w:rPr>
            <w:rFonts w:ascii="Times New Roman" w:hAnsi="Times New Roman" w:cs="Times New Roman"/>
            <w:noProof/>
          </w:rPr>
          <w:delText>)</w:delText>
        </w:r>
        <w:r w:rsidR="00A11023" w:rsidRPr="00F1362D">
          <w:rPr>
            <w:rFonts w:ascii="Times New Roman" w:hAnsi="Times New Roman" w:cs="Times New Roman"/>
          </w:rPr>
          <w:fldChar w:fldCharType="end"/>
        </w:r>
        <w:r w:rsidR="007D2D67">
          <w:rPr>
            <w:rFonts w:ascii="Times New Roman" w:hAnsi="Times New Roman" w:cs="Times New Roman"/>
          </w:rPr>
          <w:delText>, which translates into poor-</w:delText>
        </w:r>
        <w:r w:rsidR="00A11023" w:rsidRPr="00F1362D">
          <w:rPr>
            <w:rFonts w:ascii="Times New Roman" w:hAnsi="Times New Roman" w:cs="Times New Roman"/>
          </w:rPr>
          <w:delText>quality MAGs</w:delText>
        </w:r>
      </w:del>
      <w:ins w:id="156" w:author="German Uritskiy" w:date="2018-12-19T08:47:00Z">
        <w:r w:rsidRPr="00F1362D">
          <w:rPr>
            <w:rFonts w:ascii="Times New Roman" w:hAnsi="Times New Roman" w:cs="Times New Roman"/>
          </w:rPr>
          <w:t xml:space="preserve">. Finally, co-assembling many samples together grants the ability to recover genomes of low-abundance organisms, </w:t>
        </w:r>
        <w:r w:rsidR="008941E3">
          <w:rPr>
            <w:rFonts w:ascii="Times New Roman" w:hAnsi="Times New Roman" w:cs="Times New Roman"/>
          </w:rPr>
          <w:t xml:space="preserve">which are not possibly to assemble from </w:t>
        </w:r>
        <w:r w:rsidRPr="00F1362D">
          <w:rPr>
            <w:rFonts w:ascii="Times New Roman" w:hAnsi="Times New Roman" w:cs="Times New Roman"/>
          </w:rPr>
          <w:t>individual sample</w:t>
        </w:r>
        <w:r w:rsidR="008941E3">
          <w:rPr>
            <w:rFonts w:ascii="Times New Roman" w:hAnsi="Times New Roman" w:cs="Times New Roman"/>
          </w:rPr>
          <w:t>s</w:t>
        </w:r>
        <w:r w:rsidRPr="00F1362D">
          <w:rPr>
            <w:rFonts w:ascii="Times New Roman" w:hAnsi="Times New Roman" w:cs="Times New Roman"/>
          </w:rPr>
          <w:t xml:space="preserve"> </w:t>
        </w:r>
        <w:r w:rsidR="008941E3">
          <w:rPr>
            <w:rFonts w:ascii="Times New Roman" w:hAnsi="Times New Roman" w:cs="Times New Roman"/>
          </w:rPr>
          <w:t xml:space="preserve">due to low coverage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&lt;EndNote&gt;&lt;Cite&gt;&lt;Author&gt;Narasingarao&lt;/Author&gt;&lt;Year&gt;2012&lt;/Year&gt;&lt;RecNum&gt;7113&lt;/RecNum&gt;&lt;DisplayText&gt;(&lt;style face="italic"&gt;39&lt;/style&gt;)&lt;/DisplayText&gt;&lt;record&gt;&lt;rec-number&gt;7113&lt;/rec-number&gt;&lt;foreign-keys&gt;&lt;key app="EN" db-id="vawrdvfvexr9z1e5pd0p92dt2dzpvp0ezpsr" timestamp="0"&gt;7113&lt;/key&gt;&lt;/foreign-keys&gt;&lt;ref-type name="Journal Article"&gt;17&lt;/ref-type&gt;&lt;contributors&gt;&lt;authors&gt;&lt;author&gt;Narasingarao, P.&lt;/author&gt;&lt;author&gt;Podell, S.&lt;/author&gt;&lt;author&gt;Ugalde, J. A.&lt;/author&gt;&lt;author&gt;Brochier-Armanet, C.&lt;/author&gt;&lt;author&gt;Emerson, J. B.&lt;/author&gt;&lt;author&gt;Brocks, J. J.&lt;/author&gt;&lt;author&gt;Heidelberg, K. B.&lt;/author&gt;&lt;author&gt;Banfield, J. F.&lt;/author&gt;&lt;author&gt;Allen, E. E.&lt;/author&gt;&lt;/authors&gt;&lt;/contributors&gt;&lt;auth-address&gt;Marine Biology Research Division, Scripps Institution of Oceanography, University of California, San Diego, La Jolla, CA, USA.&lt;/auth-address&gt;&lt;titles&gt;&lt;title&gt;De novo metagenomic assembly reveals abundant novel major lineage of Archaea in hypersaline microbial communities&lt;/title&gt;&lt;secondary-title&gt;ISME J&lt;/secondary-title&gt;&lt;alt-title&gt;The ISME journal&lt;/alt-title&gt;&lt;/titles&gt;&lt;periodical&gt;&lt;full-title&gt;ISME J&lt;/full-title&gt;&lt;/periodical&gt;&lt;pages&gt;81-93&lt;/pages&gt;&lt;volume&gt;6&lt;/volume&gt;&lt;number&gt;1&lt;/number&gt;&lt;edition&gt;2011/07/01&lt;/edition&gt;&lt;dates&gt;&lt;year&gt;2012&lt;/year&gt;&lt;pub-dates&gt;&lt;date&gt;Jan&lt;/date&gt;&lt;/pub-dates&gt;&lt;/dates&gt;&lt;isbn&gt;1751-7370 (Electronic)&amp;#xD;1751-7362 (Linking)&lt;/isbn&gt;&lt;accession-num&gt;21716304&lt;/accession-num&gt;&lt;work-type&gt;Research Support, Non-U.S. Gov&amp;apos;t&amp;#xD;Research Support, U.S. Gov&amp;apos;t, Non-P.H.S.&lt;/work-type&gt;&lt;urls&gt;&lt;related-urls&gt;&lt;url&gt;http://www.ncbi.nlm.nih.gov/pubmed/21716304&lt;/url&gt;&lt;/related-urls&gt;&lt;/urls&gt;&lt;custom2&gt;3246234&lt;/custom2&gt;&lt;electronic-resource-num&gt;10.1038/ismej.2011.78&lt;/electronic-resource-num&gt;&lt;language&gt;eng&lt;/language&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39</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While attractive, the use of co-assembly in halophilic metagenomes comes with major drawbacks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&lt;EndNote&gt;&lt;Cite&gt;&lt;Author&gt;Ramos-Barbero&lt;/Author&gt;&lt;Year&gt;2018&lt;/Year&gt;&lt;RecNum&gt;8952&lt;/RecNum&gt;&lt;DisplayText&gt;(&lt;style face="italic"&gt;34&lt;/style&gt;)&lt;/DisplayText&gt;&lt;record&gt;&lt;rec-number&gt;8952&lt;/rec-number&gt;&lt;foreign-keys&gt;&lt;key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34</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r>
          <w:rPr>
            <w:rFonts w:ascii="Times New Roman" w:hAnsi="Times New Roman" w:cs="Times New Roman"/>
          </w:rPr>
          <w:t xml:space="preserve">In addition to high computational costs of co-assembling large data, the high strain heterogeneity introduced from each new biological replicate can </w:t>
        </w:r>
        <w:r w:rsidRPr="00F1362D">
          <w:rPr>
            <w:rFonts w:ascii="Times New Roman" w:hAnsi="Times New Roman" w:cs="Times New Roman"/>
          </w:rPr>
          <w:t xml:space="preserve">non-intuitively lead to poor assemblies of very abundant taxa in the samples. </w:t>
        </w:r>
        <w:r>
          <w:rPr>
            <w:rFonts w:ascii="Times New Roman" w:hAnsi="Times New Roman" w:cs="Times New Roman"/>
          </w:rPr>
          <w:t>H</w:t>
        </w:r>
        <w:r w:rsidRPr="00F1362D">
          <w:rPr>
            <w:rFonts w:ascii="Times New Roman" w:hAnsi="Times New Roman" w:cs="Times New Roman"/>
          </w:rPr>
          <w:t xml:space="preserve">alophile </w:t>
        </w:r>
        <w:r>
          <w:rPr>
            <w:rFonts w:ascii="Times New Roman" w:hAnsi="Times New Roman" w:cs="Times New Roman"/>
          </w:rPr>
          <w:t>microbiomes are often dominated by highly diverse groups of</w:t>
        </w:r>
        <w:r w:rsidRPr="00F1362D">
          <w:rPr>
            <w:rFonts w:ascii="Times New Roman" w:hAnsi="Times New Roman" w:cs="Times New Roman"/>
          </w:rPr>
          <w:t xml:space="preserve"> </w:t>
        </w:r>
        <w:r w:rsidRPr="00F1362D">
          <w:rPr>
            <w:rFonts w:ascii="Times New Roman" w:hAnsi="Times New Roman" w:cs="Times New Roman"/>
            <w:i/>
          </w:rPr>
          <w:t>Euryarchaeota</w:t>
        </w:r>
        <w:r w:rsidRPr="00F1362D">
          <w:rPr>
            <w:rFonts w:ascii="Times New Roman" w:hAnsi="Times New Roman" w:cs="Times New Roman"/>
          </w:rPr>
          <w:t xml:space="preserve"> and </w:t>
        </w:r>
        <w:r w:rsidRPr="00F1362D">
          <w:rPr>
            <w:rFonts w:ascii="Times New Roman" w:hAnsi="Times New Roman" w:cs="Times New Roman"/>
            <w:i/>
          </w:rPr>
          <w:t>Bacteroidetes</w:t>
        </w:r>
        <w:r w:rsidRPr="00F1362D">
          <w:rPr>
            <w:rFonts w:ascii="Times New Roman" w:hAnsi="Times New Roman" w:cs="Times New Roman"/>
          </w:rPr>
          <w:t xml:space="preserv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&lt;EndNote&gt;&lt;Cite&gt;&lt;Author&gt;Ventosa&lt;/Author&gt;&lt;Year&gt;2015&lt;/Year&gt;&lt;RecNum&gt;8231&lt;/RecNum&gt;&lt;DisplayText&gt;(&lt;style face="italic"&gt;40&lt;/style&gt;)&lt;/DisplayText&gt;&lt;record&gt;&lt;rec-number&gt;8231&lt;/rec-number&gt;&lt;foreign-keys&gt;&lt;key app="EN" db-id="vawrdvfvexr9z1e5pd0p92dt2dzpvp0ezpsr" timestamp="0"&gt;8231&lt;/key&gt;&lt;/foreign-keys&gt;&lt;ref-type name="Journal Article"&gt;17&lt;/ref-type&gt;&lt;contributors&gt;&lt;authors&gt;&lt;author&gt;Ventosa, A.&lt;/author&gt;&lt;author&gt;de la Haba, R. R.&lt;/author&gt;&lt;author&gt;Sanchez-Porro, C.&lt;/author&gt;&lt;author&gt;Papke, R. T.&lt;/author&gt;&lt;/authors&gt;&lt;/contributors&gt;&lt;auth-address&gt;Department of Microbiology and Parasitology, Faculty of Pharmacy, University of Sevilla, 41012 Sevilla, Spain. Electronic address: ventosa@us.es.&amp;#xD;Department of Microbiology and Parasitology, Faculty of Pharmacy, University of Sevilla, 41012 Sevilla, Spain.&amp;#xD;Department of Molecular and Cell Biology, University of Connecticut, 06269 Storrs, CT, USA.&lt;/auth-address&gt;&lt;titles&gt;&lt;title&gt;Microbial diversity of hypersaline environments: a metagenomic approach&lt;/title&gt;&lt;secondary-title&gt;Curr Opin Microbiol&lt;/secondary-title&gt;&lt;/titles&gt;&lt;periodical&gt;&lt;full-title&gt;Curr Opin Microbiol&lt;/full-title&gt;&lt;/periodical&gt;&lt;pages&gt;80-7&lt;/pages&gt;&lt;volume&gt;25&lt;/volume&gt;&lt;dates&gt;&lt;year&gt;2015&lt;/year&gt;&lt;pub-dates&gt;&lt;date&gt;Jun&lt;/date&gt;&lt;/pub-dates&gt;&lt;/dates&gt;&lt;isbn&gt;1879-0364 (Electronic)&amp;#xD;1369-5274 (Linking)&lt;/isbn&gt;&lt;accession-num&gt;26056770&lt;/accession-num&gt;&lt;urls&gt;&lt;related-urls&gt;&lt;url&gt;http://www.ncbi.nlm.nih.gov/pubmed/26056770&lt;/url&gt;&lt;/related-urls&gt;&lt;/urls&gt;&lt;electronic-resource-num&gt;10.1016/j.mib.2015.05.002&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40</w:t>
        </w:r>
        <w:r w:rsidR="00EC630F">
          <w:rPr>
            <w:rFonts w:ascii="Times New Roman" w:hAnsi="Times New Roman" w:cs="Times New Roman"/>
            <w:noProof/>
          </w:rPr>
          <w:t>)</w:t>
        </w:r>
        <w:r w:rsidR="00EC630F">
          <w:rPr>
            <w:rFonts w:ascii="Times New Roman" w:hAnsi="Times New Roman" w:cs="Times New Roman"/>
          </w:rPr>
          <w:fldChar w:fldCharType="end"/>
        </w:r>
        <w:r>
          <w:rPr>
            <w:rFonts w:ascii="Times New Roman" w:hAnsi="Times New Roman" w:cs="Times New Roman"/>
          </w:rPr>
          <w:t xml:space="preserve">. Introducing their </w:t>
        </w:r>
        <w:r w:rsidRPr="00F1362D">
          <w:rPr>
            <w:rFonts w:ascii="Times New Roman" w:hAnsi="Times New Roman" w:cs="Times New Roman"/>
          </w:rPr>
          <w:t xml:space="preserve">strain heterogeneity </w:t>
        </w:r>
        <w:r>
          <w:rPr>
            <w:rFonts w:ascii="Times New Roman" w:hAnsi="Times New Roman" w:cs="Times New Roman"/>
          </w:rPr>
          <w:t xml:space="preserve">from across multiple biological replicates </w:t>
        </w:r>
        <w:r w:rsidRPr="00F1362D">
          <w:rPr>
            <w:rFonts w:ascii="Times New Roman" w:hAnsi="Times New Roman" w:cs="Times New Roman"/>
          </w:rPr>
          <w:t xml:space="preserve">confuses metagenomic assemblers and leads to fragmented or chimeric assemblies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&lt;EndNote&gt;&lt;Cite&gt;&lt;Author&gt;Ramos-Barbero&lt;/Author&gt;&lt;Year&gt;2018&lt;/Year&gt;&lt;RecNum&gt;8952&lt;/RecNum&gt;&lt;DisplayText&gt;(&lt;style face="italic"&gt;34&lt;/style&gt;)&lt;/DisplayText&gt;&lt;record&gt;&lt;rec-number&gt;8952&lt;/rec-number&gt;&lt;foreign-keys&gt;&lt;key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34</w:t>
        </w:r>
        <w:r w:rsidR="00EC630F">
          <w:rPr>
            <w:rFonts w:ascii="Times New Roman" w:hAnsi="Times New Roman" w:cs="Times New Roman"/>
            <w:noProof/>
          </w:rPr>
          <w:t>)</w:t>
        </w:r>
        <w:r w:rsidR="00EC630F">
          <w:rPr>
            <w:rFonts w:ascii="Times New Roman" w:hAnsi="Times New Roman" w:cs="Times New Roman"/>
          </w:rPr>
          <w:fldChar w:fldCharType="end"/>
        </w:r>
        <w:r>
          <w:rPr>
            <w:rFonts w:ascii="Times New Roman" w:hAnsi="Times New Roman" w:cs="Times New Roman"/>
          </w:rPr>
          <w:t>, which translates into poor-</w:t>
        </w:r>
        <w:r w:rsidRPr="00F1362D">
          <w:rPr>
            <w:rFonts w:ascii="Times New Roman" w:hAnsi="Times New Roman" w:cs="Times New Roman"/>
          </w:rPr>
          <w:t>quality MAGs.</w:t>
        </w:r>
        <w:r w:rsidR="008941E3">
          <w:rPr>
            <w:rFonts w:ascii="Times New Roman" w:hAnsi="Times New Roman" w:cs="Times New Roman"/>
          </w:rPr>
          <w:t xml:space="preserve"> If broadly capturing the </w:t>
        </w:r>
        <w:r w:rsidR="00E5225A">
          <w:rPr>
            <w:rFonts w:ascii="Times New Roman" w:hAnsi="Times New Roman" w:cs="Times New Roman"/>
          </w:rPr>
          <w:t xml:space="preserve">community </w:t>
        </w:r>
        <w:r w:rsidR="008941E3">
          <w:rPr>
            <w:rFonts w:ascii="Times New Roman" w:hAnsi="Times New Roman" w:cs="Times New Roman"/>
          </w:rPr>
          <w:t xml:space="preserve">diversity </w:t>
        </w:r>
        <w:r w:rsidR="00E5225A">
          <w:rPr>
            <w:rFonts w:ascii="Times New Roman" w:hAnsi="Times New Roman" w:cs="Times New Roman"/>
          </w:rPr>
          <w:t xml:space="preserve">across many samples </w:t>
        </w:r>
        <w:r w:rsidR="008941E3">
          <w:rPr>
            <w:rFonts w:ascii="Times New Roman" w:hAnsi="Times New Roman" w:cs="Times New Roman"/>
          </w:rPr>
          <w:t>is the intent of the study, then these limitations should be considered in data interpretation</w:t>
        </w:r>
      </w:ins>
      <w:r w:rsidR="008941E3">
        <w:rPr>
          <w:rFonts w:ascii="Times New Roman" w:hAnsi="Times New Roman" w:cs="Times New Roman"/>
        </w:rPr>
        <w:t xml:space="preserve">. </w:t>
      </w:r>
    </w:p>
    <w:p w14:paraId="3C0CB3C2" w14:textId="6C8D9C98" w:rsidR="008300A2" w:rsidRPr="00F1362D" w:rsidRDefault="00A11023" w:rsidP="008300A2">
      <w:pPr>
        <w:rPr>
          <w:rFonts w:ascii="Times New Roman" w:hAnsi="Times New Roman" w:cs="Times New Roman"/>
        </w:rPr>
      </w:pPr>
      <w:del w:id="157" w:author="German Uritskiy" w:date="2018-12-19T08:47:00Z">
        <w:r w:rsidRPr="00F1362D">
          <w:rPr>
            <w:rFonts w:ascii="Times New Roman" w:hAnsi="Times New Roman" w:cs="Times New Roman"/>
          </w:rPr>
          <w:tab/>
          <w:delText xml:space="preserve">The alternative approach to co-assembly is to sequence a few samples with deep coverage, and process them individually. </w:delText>
        </w:r>
        <w:r w:rsidR="00780D43">
          <w:rPr>
            <w:rFonts w:ascii="Times New Roman" w:hAnsi="Times New Roman" w:cs="Times New Roman"/>
          </w:rPr>
          <w:delText xml:space="preserve">Because of the reduced strain heterogeneity, individual assemblies produce </w:delText>
        </w:r>
        <w:r w:rsidRPr="00F1362D">
          <w:rPr>
            <w:rFonts w:ascii="Times New Roman" w:hAnsi="Times New Roman" w:cs="Times New Roman"/>
          </w:rPr>
          <w:delText xml:space="preserve">a more contiguous assemblies </w:delText>
        </w:r>
        <w:r w:rsidR="00780D43">
          <w:rPr>
            <w:rFonts w:ascii="Times New Roman" w:hAnsi="Times New Roman" w:cs="Times New Roman"/>
          </w:rPr>
          <w:delText xml:space="preserve">given comparable </w:delText>
        </w:r>
        <w:r w:rsidRPr="00F1362D">
          <w:rPr>
            <w:rFonts w:ascii="Times New Roman" w:hAnsi="Times New Roman" w:cs="Times New Roman"/>
          </w:rPr>
          <w:delText xml:space="preserve">sequencing depth </w:delText>
        </w:r>
        <w:r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&lt;EndNote&gt;&lt;Cite&gt;&lt;Author&gt;Haro-Moreno&lt;/Author&gt;&lt;Year&gt;2018&lt;/Year&gt;&lt;RecNum&gt;8824&lt;/RecNum&gt;&lt;DisplayText&gt;(&lt;style face="italic"&gt;48&lt;/style&gt;)&lt;/DisplayText&gt;&lt;record&gt;&lt;rec-number&gt;8824&lt;/rec-number&gt;&lt;foreign-keys&gt;&lt;key app="EN" db-id="vawrdvfvexr9z1e5pd0p92dt2dzpvp0ezpsr" timestamp="1531536595"&gt;8824&lt;/key&gt;&lt;/foreign-keys&gt;&lt;ref-type name="Journal Article"&gt;17&lt;/ref-type&gt;&lt;contributors&gt;&lt;authors&gt;&lt;author&gt;Haro-Moreno, J. M.&lt;/author&gt;&lt;author&gt;Lopez-Perez, M.&lt;/author&gt;&lt;author&gt;de la Torre, J. R.&lt;/author&gt;&lt;author&gt;Picazo, A.&lt;/author&gt;&lt;author&gt;Camacho, A.&lt;/author&gt;&lt;author&gt;Rodriguez-Valera, F.&lt;/author&gt;&lt;/authors&gt;&lt;/contributors&gt;&lt;auth-address&gt;Evolutionary Genomics Group, Division de Microbiologia, Universidad Miguel Hernandez, Apartado 18, San Juan de Alicante, 03550, Alicante, Spain.&amp;#xD;Department of Biology, San Francisco State University, San Francisco, CA, 94132, USA.&amp;#xD;Cavanilles Institute of Biodiversity and Evolutionary Biology, University of Valencia, Burjassot, E-46100, Valencia, Spain.&amp;#xD;Evolutionary Genomics Group, Division de Microbiologia, Universidad Miguel Hernandez, Apartado 18, San Juan de Alicante, 03550, Alicante, Spain. frvalera@umh.es.&lt;/auth-address&gt;&lt;titles&gt;&lt;title&gt;Fine metagenomic profile of the Mediterranean stratified and mixed water columns revealed by assembly and recruitment&lt;/title&gt;&lt;secondary-title&gt;Microbiome&lt;/secondary-title&gt;&lt;/titles&gt;&lt;periodical&gt;&lt;full-title&gt;Microbiome&lt;/full-title&gt;&lt;/periodical&gt;&lt;pages&gt;128&lt;/pages&gt;&lt;volume&gt;6&lt;/volume&gt;&lt;number&gt;1&lt;/number&gt;&lt;keywords&gt;&lt;keyword&gt;Deep chlorophyll maximum&lt;/keyword&gt;&lt;keyword&gt;Mediterranean&lt;/keyword&gt;&lt;keyword&gt;Photic zone&lt;/keyword&gt;&lt;keyword&gt;Stenobathic&lt;/keyword&gt;&lt;keyword&gt;Stratification&lt;/keyword&gt;&lt;/keywords&gt;&lt;dates&gt;&lt;year&gt;2018&lt;/year&gt;&lt;pub-dates&gt;&lt;date&gt;Jul 10&lt;/date&gt;&lt;/pub-dates&gt;&lt;/dates&gt;&lt;isbn&gt;2049-2618 (Electronic)&amp;#xD;2049-2618 (Linking)&lt;/isbn&gt;&lt;accession-num&gt;29991350&lt;/accession-num&gt;&lt;urls&gt;&lt;related-urls&gt;&lt;url&gt;https://www.ncbi.nlm.nih.gov/pubmed/29991350&lt;/url&gt;&lt;/related-urls&gt;&lt;/urls&gt;&lt;electronic-resource-num&gt;10.1186/s40168-018-0513-5&lt;/electronic-resource-num&gt;&lt;/record&gt;&lt;/Cite&gt;&lt;/EndNote&gt;</w:delInstrText>
        </w:r>
        <w:r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48</w:delText>
        </w:r>
        <w:r w:rsidR="007D4308">
          <w:rPr>
            <w:rFonts w:ascii="Times New Roman" w:hAnsi="Times New Roman" w:cs="Times New Roman"/>
            <w:noProof/>
          </w:rPr>
          <w:delText>)</w:delText>
        </w:r>
        <w:r w:rsidRPr="00F1362D">
          <w:rPr>
            <w:rFonts w:ascii="Times New Roman" w:hAnsi="Times New Roman" w:cs="Times New Roman"/>
          </w:rPr>
          <w:fldChar w:fldCharType="end"/>
        </w:r>
        <w:r w:rsidRPr="00F1362D">
          <w:rPr>
            <w:rFonts w:ascii="Times New Roman" w:hAnsi="Times New Roman" w:cs="Times New Roman"/>
          </w:rPr>
          <w:delText xml:space="preserve">. </w:delText>
        </w:r>
        <w:r w:rsidR="005101DF">
          <w:rPr>
            <w:rFonts w:ascii="Times New Roman" w:hAnsi="Times New Roman" w:cs="Times New Roman"/>
          </w:rPr>
          <w:delText>T</w:delText>
        </w:r>
        <w:r w:rsidRPr="00F1362D">
          <w:rPr>
            <w:rFonts w:ascii="Times New Roman" w:hAnsi="Times New Roman" w:cs="Times New Roman"/>
          </w:rPr>
          <w:delText xml:space="preserve">his method can still take advantage of differential contig abundances to improve the binning </w:delText>
        </w:r>
        <w:r w:rsidRPr="00F1362D">
          <w:rPr>
            <w:rFonts w:ascii="Times New Roman" w:hAnsi="Times New Roman" w:cs="Times New Roman"/>
          </w:rPr>
          <w:fldChar w:fldCharType="begin"/>
        </w:r>
        <w:r w:rsidRPr="00F1362D">
          <w:rPr>
            <w:rFonts w:ascii="Times New Roman" w:hAnsi="Times New Roman" w:cs="Times New Roman"/>
          </w:rPr>
          <w:delInstrText xml:space="preserve"> ADDIN EN.CITE &lt;EndNote&gt;&lt;Cite&gt;&lt;Author&gt;Finstad&lt;/Author&gt;&lt;Year&gt;2017&lt;/Year&gt;&lt;RecNum&gt;8580&lt;/RecNum&gt;&lt;DisplayText&gt;(&lt;style face="italic"&gt;38&lt;/style&gt;)&lt;/DisplayText&gt;&lt;record&gt;&lt;rec-number&gt;8580&lt;/rec-number&gt;&lt;foreign-keys&gt;&lt;key app="EN" db-id="vawrdvfvexr9z1e5pd0p92dt2dzpvp0ezpsr" timestamp="1530210822"&gt;8580&lt;/key&gt;&lt;/foreign-keys&gt;&lt;ref-type name="Journal Article"&gt;17&lt;/ref-type&gt;&lt;contributors&gt;&lt;authors&gt;&lt;author&gt;Finstad, K. M.&lt;/author&gt;&lt;author&gt;Probst, A. J.&lt;/author&gt;&lt;author&gt;Thomas, B. C.&lt;/author&gt;&lt;author&gt;Andersen, G. L.&lt;/author&gt;&lt;author&gt;Demergasso, C.&lt;/author&gt;&lt;author&gt;Echeverria, A.&lt;/author&gt;&lt;author&gt;Amundson, R. G.&lt;/author&gt;&lt;author&gt;Banfield, J. F.&lt;/author&gt;&lt;/authors&gt;&lt;/contributors&gt;&lt;auth-address&gt;Department of Environmental Science, Policy, and Management, University of California, Berkeley, BerkeleyCA, United States.&amp;#xD;Department of Earth and Planetary Sciences, University of California, Berkeley, BerkeleyCA, United States.&amp;#xD;Ecology Department, Earth Sciences Division, Lawrence Berkeley National Laboratory, BerkeleyCA, United States.&amp;#xD;Centro de Biotecnologia, Universidad Catolica del NorteAntofagasta, Chile.&lt;/auth-address&gt;&lt;titles&gt;&lt;title&gt;Microbial Community Structure and the Persistence of Cyanobacterial Populations in Salt Crusts of the Hyperarid Atacama Desert from Genome-Resolved Metagenomics&lt;/title&gt;&lt;secondary-title&gt;Front Microbiol&lt;/secondary-title&gt;&lt;/titles&gt;&lt;periodical&gt;&lt;full-title&gt;Front Microbiol&lt;/full-title&gt;&lt;/periodical&gt;&lt;pages&gt;1435&lt;/pages&gt;&lt;volume&gt;8&lt;/volume&gt;&lt;keywords&gt;&lt;keyword&gt;Atacama Desert&lt;/keyword&gt;&lt;keyword&gt;environmental genomics&lt;/keyword&gt;&lt;keyword&gt;hyperarid&lt;/keyword&gt;&lt;keyword&gt;hypersaline&lt;/keyword&gt;&lt;keyword&gt;metagenome&lt;/keyword&gt;&lt;keyword&gt;salar&lt;/keyword&gt;&lt;keyword&gt;salt crust&lt;/keyword&gt;&lt;/keywords&gt;&lt;dates&gt;&lt;year&gt;2017&lt;/year&gt;&lt;/dates&gt;&lt;isbn&gt;1664-302X (Print)&amp;#xD;1664-302X (Linking)&lt;/isbn&gt;&lt;accession-num&gt;28804480&lt;/accession-num&gt;&lt;urls&gt;&lt;related-urls&gt;&lt;url&gt;https://www.ncbi.nlm.nih.gov/pubmed/28804480&lt;/url&gt;&lt;/related-urls&gt;&lt;/urls&gt;&lt;custom2&gt;PMC5532433&lt;/custom2&gt;&lt;electronic-resource-num&gt;10.3389/fmicb.2017.01435&lt;/electronic-resource-num&gt;&lt;/record&gt;&lt;/Cite&gt;&lt;/EndNote&gt;</w:delInstrText>
        </w:r>
        <w:r w:rsidRPr="00F1362D">
          <w:rPr>
            <w:rFonts w:ascii="Times New Roman" w:hAnsi="Times New Roman" w:cs="Times New Roman"/>
          </w:rPr>
          <w:fldChar w:fldCharType="separate"/>
        </w:r>
        <w:r w:rsidRPr="00F1362D">
          <w:rPr>
            <w:rFonts w:ascii="Times New Roman" w:hAnsi="Times New Roman" w:cs="Times New Roman"/>
            <w:noProof/>
          </w:rPr>
          <w:delText>(</w:delText>
        </w:r>
        <w:r w:rsidRPr="00F1362D">
          <w:rPr>
            <w:rFonts w:ascii="Times New Roman" w:hAnsi="Times New Roman" w:cs="Times New Roman"/>
            <w:i/>
            <w:noProof/>
          </w:rPr>
          <w:delText>38</w:delText>
        </w:r>
        <w:r w:rsidRPr="00F1362D">
          <w:rPr>
            <w:rFonts w:ascii="Times New Roman" w:hAnsi="Times New Roman" w:cs="Times New Roman"/>
            <w:noProof/>
          </w:rPr>
          <w:delText>)</w:delText>
        </w:r>
        <w:r w:rsidRPr="00F1362D">
          <w:rPr>
            <w:rFonts w:ascii="Times New Roman" w:hAnsi="Times New Roman" w:cs="Times New Roman"/>
          </w:rPr>
          <w:fldChar w:fldCharType="end"/>
        </w:r>
        <w:r w:rsidRPr="00F1362D">
          <w:rPr>
            <w:rFonts w:ascii="Times New Roman" w:hAnsi="Times New Roman" w:cs="Times New Roman"/>
          </w:rPr>
          <w:delText xml:space="preserve">, as other samples can still be used to estimate the read coverages of each contig in each sample, yielding high-quality MAGs. After binning each sample separately, the MAGs can be combined into a single set through de-replication, keeping only unique MAGs </w:delText>
        </w:r>
        <w:r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&lt;EndNote&gt;&lt;Cite&gt;&lt;Author&gt;Olm&lt;/Author&gt;&lt;Year&gt;2017&lt;/Year&gt;&lt;RecNum&gt;8955&lt;/RecNum&gt;&lt;DisplayText&gt;(&lt;style face="italic"&gt;49&lt;/style&gt;)&lt;/DisplayText&gt;&lt;record&gt;&lt;rec-number&gt;8955&lt;/rec-number&gt;&lt;foreign-keys&gt;&lt;key app="EN" db-id="vawrdvfvexr9z1e5pd0p92dt2dzpvp0ezpsr" timestamp="1543352339"&gt;8955&lt;/key&gt;&lt;/foreign-keys&gt;&lt;ref-type name="Journal Article"&gt;17&lt;/ref-type&gt;&lt;contributors&gt;&lt;authors&gt;&lt;author&gt;Olm, M. R.&lt;/author&gt;&lt;author&gt;Brown, C. T.&lt;/author&gt;&lt;author&gt;Brooks, B.&lt;/author&gt;&lt;author&gt;Banfield, J. F.&lt;/author&gt;&lt;/authors&gt;&lt;/contributors&gt;&lt;auth-address&gt;Department of Plant and Microbial Biology, University of California, Berkeley, CA, USA.&amp;#xD;Department of Environmental Science, Policy, and Management, University of California, Berkeley, CA, USA.&amp;#xD;Department of Earth and Planetary Science, University of California, Berkeley, CA, USA.&lt;/auth-address&gt;&lt;titles&gt;&lt;title&gt;dRep: a tool for fast and accurate genomic comparisons that enables improved genome recovery from metagenomes through de-replication&lt;/title&gt;&lt;secondary-title&gt;ISME J&lt;/secondary-title&gt;&lt;/titles&gt;&lt;periodical&gt;&lt;full-title&gt;ISME J&lt;/full-title&gt;&lt;/periodical&gt;&lt;pages&gt;2864-2868&lt;/pages&gt;&lt;volume&gt;11&lt;/volume&gt;&lt;number&gt;12&lt;/number&gt;&lt;keywords&gt;&lt;keyword&gt;Algorithms&lt;/keyword&gt;&lt;keyword&gt;Bacteria/classification/*genetics/isolation &amp;amp; purification&lt;/keyword&gt;&lt;keyword&gt;Genome, Bacterial&lt;/keyword&gt;&lt;keyword&gt;Metagenome&lt;/keyword&gt;&lt;keyword&gt;Metagenomics/instrumentation/*methods&lt;/keyword&gt;&lt;keyword&gt;Software&lt;/keyword&gt;&lt;/keywords&gt;&lt;dates&gt;&lt;year&gt;2017&lt;/year&gt;&lt;pub-dates&gt;&lt;date&gt;Dec&lt;/date&gt;&lt;/pub-dates&gt;&lt;/dates&gt;&lt;isbn&gt;1751-7370 (Electronic)&amp;#xD;1751-7362 (Linking)&lt;/isbn&gt;&lt;accession-num&gt;28742071&lt;/accession-num&gt;&lt;urls&gt;&lt;related-urls&gt;&lt;url&gt;https://www.ncbi.nlm.nih.gov/pubmed/28742071&lt;/url&gt;&lt;/related-urls&gt;&lt;/urls&gt;&lt;custom2&gt;PMC5702732&lt;/custom2&gt;&lt;electronic-resource-num&gt;10.1038/ismej.2017.126&lt;/electronic-resource-num&gt;&lt;/record&gt;&lt;/Cite&gt;&lt;/EndNote&gt;</w:delInstrText>
        </w:r>
        <w:r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49</w:delText>
        </w:r>
        <w:r w:rsidR="007D4308">
          <w:rPr>
            <w:rFonts w:ascii="Times New Roman" w:hAnsi="Times New Roman" w:cs="Times New Roman"/>
            <w:noProof/>
          </w:rPr>
          <w:delText>)</w:delText>
        </w:r>
        <w:r w:rsidRPr="00F1362D">
          <w:rPr>
            <w:rFonts w:ascii="Times New Roman" w:hAnsi="Times New Roman" w:cs="Times New Roman"/>
          </w:rPr>
          <w:fldChar w:fldCharType="end"/>
        </w:r>
        <w:r w:rsidRPr="00F1362D">
          <w:rPr>
            <w:rFonts w:ascii="Times New Roman" w:hAnsi="Times New Roman" w:cs="Times New Roman"/>
          </w:rPr>
          <w:delText>. While this method is</w:delText>
        </w:r>
        <w:r w:rsidR="005101DF">
          <w:rPr>
            <w:rFonts w:ascii="Times New Roman" w:hAnsi="Times New Roman" w:cs="Times New Roman"/>
          </w:rPr>
          <w:delText xml:space="preserve"> superior </w:delText>
        </w:r>
        <w:r w:rsidRPr="00F1362D">
          <w:rPr>
            <w:rFonts w:ascii="Times New Roman" w:hAnsi="Times New Roman" w:cs="Times New Roman"/>
          </w:rPr>
          <w:delText xml:space="preserve">in heterogeneous communities such as halophilic microbiomes, it comes at </w:delText>
        </w:r>
        <w:r w:rsidR="005101DF">
          <w:rPr>
            <w:rFonts w:ascii="Times New Roman" w:hAnsi="Times New Roman" w:cs="Times New Roman"/>
          </w:rPr>
          <w:delText xml:space="preserve">a major increase in sequencing </w:delText>
        </w:r>
        <w:r w:rsidRPr="00F1362D">
          <w:rPr>
            <w:rFonts w:ascii="Times New Roman" w:hAnsi="Times New Roman" w:cs="Times New Roman"/>
          </w:rPr>
          <w:delText>cost</w:delText>
        </w:r>
        <w:r w:rsidR="005101DF">
          <w:rPr>
            <w:rFonts w:ascii="Times New Roman" w:hAnsi="Times New Roman" w:cs="Times New Roman"/>
          </w:rPr>
          <w:delText xml:space="preserve"> per sample</w:delText>
        </w:r>
        <w:r w:rsidRPr="00F1362D">
          <w:rPr>
            <w:rFonts w:ascii="Times New Roman" w:hAnsi="Times New Roman" w:cs="Times New Roman"/>
          </w:rPr>
          <w:delText xml:space="preserve">. </w:delText>
        </w:r>
        <w:r w:rsidR="005101DF">
          <w:rPr>
            <w:rFonts w:ascii="Times New Roman" w:hAnsi="Times New Roman" w:cs="Times New Roman"/>
          </w:rPr>
          <w:delText xml:space="preserve">For most metagenomes, meaningful assembly requires </w:delText>
        </w:r>
        <w:r w:rsidRPr="00F1362D">
          <w:rPr>
            <w:rFonts w:ascii="Times New Roman" w:hAnsi="Times New Roman" w:cs="Times New Roman"/>
          </w:rPr>
          <w:delText>2</w:delText>
        </w:r>
        <w:r w:rsidR="005101DF">
          <w:rPr>
            <w:rFonts w:ascii="Times New Roman" w:hAnsi="Times New Roman" w:cs="Times New Roman"/>
          </w:rPr>
          <w:delText>5-5</w:delText>
        </w:r>
        <w:r w:rsidRPr="00F1362D">
          <w:rPr>
            <w:rFonts w:ascii="Times New Roman" w:hAnsi="Times New Roman" w:cs="Times New Roman"/>
          </w:rPr>
          <w:delText>0Gb</w:delText>
        </w:r>
        <w:r w:rsidR="005101DF">
          <w:rPr>
            <w:rFonts w:ascii="Times New Roman" w:hAnsi="Times New Roman" w:cs="Times New Roman"/>
          </w:rPr>
          <w:delText>p</w:delText>
        </w:r>
        <w:r w:rsidRPr="00F1362D">
          <w:rPr>
            <w:rFonts w:ascii="Times New Roman" w:hAnsi="Times New Roman" w:cs="Times New Roman"/>
          </w:rPr>
          <w:delText xml:space="preserve"> of sequencing data from each sample</w:delText>
        </w:r>
        <w:r w:rsidR="005101DF">
          <w:rPr>
            <w:rFonts w:ascii="Times New Roman" w:hAnsi="Times New Roman" w:cs="Times New Roman"/>
          </w:rPr>
          <w:delText xml:space="preserve">, which limits the number of samples that can be multiplexed on a typical HiSeq 2500 sequencing run to just 3-6, which in turn </w:delText>
        </w:r>
        <w:r w:rsidRPr="00F1362D">
          <w:rPr>
            <w:rFonts w:ascii="Times New Roman" w:hAnsi="Times New Roman" w:cs="Times New Roman"/>
          </w:rPr>
          <w:delText>reduce</w:delText>
        </w:r>
        <w:r w:rsidR="005101DF">
          <w:rPr>
            <w:rFonts w:ascii="Times New Roman" w:hAnsi="Times New Roman" w:cs="Times New Roman"/>
          </w:rPr>
          <w:delText>s</w:delText>
        </w:r>
        <w:r w:rsidRPr="00F1362D">
          <w:rPr>
            <w:rFonts w:ascii="Times New Roman" w:hAnsi="Times New Roman" w:cs="Times New Roman"/>
          </w:rPr>
          <w:delText xml:space="preserve"> binning accuracy </w:delText>
        </w:r>
        <w:r w:rsidR="005101DF">
          <w:rPr>
            <w:rFonts w:ascii="Times New Roman" w:hAnsi="Times New Roman" w:cs="Times New Roman"/>
          </w:rPr>
          <w:delText xml:space="preserve">due to limited replication by differential coverage </w:delText>
        </w:r>
      </w:del>
      <w:ins w:id="158" w:author="German Uritskiy" w:date="2018-12-19T08:47:00Z">
        <w:r w:rsidR="008300A2" w:rsidRPr="00F1362D">
          <w:rPr>
            <w:rFonts w:ascii="Times New Roman" w:hAnsi="Times New Roman" w:cs="Times New Roman"/>
          </w:rPr>
          <w:tab/>
          <w:t xml:space="preserve">The alternative approach to co-assembly is to sequence a few samples with deep coverage, and process them individually. </w:t>
        </w:r>
        <w:r w:rsidR="008300A2">
          <w:rPr>
            <w:rFonts w:ascii="Times New Roman" w:hAnsi="Times New Roman" w:cs="Times New Roman"/>
          </w:rPr>
          <w:t xml:space="preserve">Because of the reduced strain heterogeneity, individual assemblies produce </w:t>
        </w:r>
        <w:r w:rsidR="008300A2" w:rsidRPr="00F1362D">
          <w:rPr>
            <w:rFonts w:ascii="Times New Roman" w:hAnsi="Times New Roman" w:cs="Times New Roman"/>
          </w:rPr>
          <w:t xml:space="preserve">a more contiguous assemblies </w:t>
        </w:r>
        <w:r w:rsidR="008300A2">
          <w:rPr>
            <w:rFonts w:ascii="Times New Roman" w:hAnsi="Times New Roman" w:cs="Times New Roman"/>
          </w:rPr>
          <w:t xml:space="preserve">given comparable </w:t>
        </w:r>
        <w:r w:rsidR="008300A2" w:rsidRPr="00F1362D">
          <w:rPr>
            <w:rFonts w:ascii="Times New Roman" w:hAnsi="Times New Roman" w:cs="Times New Roman"/>
          </w:rPr>
          <w:t xml:space="preserve">sequencing depth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&lt;EndNote&gt;&lt;Cite&gt;&lt;Author&gt;Haro-Moreno&lt;/Author&gt;&lt;Year&gt;2018&lt;/Year&gt;&lt;RecNum&gt;8824&lt;/RecNum&gt;&lt;DisplayText&gt;(&lt;style face="italic"&gt;41&lt;/style&gt;)&lt;/DisplayText&gt;&lt;record&gt;&lt;rec-number&gt;8824&lt;/rec-number&gt;&lt;foreign-keys&gt;&lt;key app="EN" db-id="vawrdvfvexr9z1e5pd0p92dt2dzpvp0ezpsr" timestamp="1531536595"&gt;8824&lt;/key&gt;&lt;/foreign-keys&gt;&lt;ref-type name="Journal Article"&gt;17&lt;/ref-type&gt;&lt;contributors&gt;&lt;authors&gt;&lt;author&gt;Haro-Moreno, J. M.&lt;/author&gt;&lt;author&gt;Lopez-Perez, M.&lt;/author&gt;&lt;author&gt;de la Torre, J. R.&lt;/author&gt;&lt;author&gt;Picazo, A.&lt;/author&gt;&lt;author&gt;Camacho, A.&lt;/author&gt;&lt;author&gt;Rodriguez-Valera, F.&lt;/author&gt;&lt;/authors&gt;&lt;/contributors&gt;&lt;auth-address&gt;Evolutionary Genomics Group, Division de Microbiologia, Universidad Miguel Hernandez, Apartado 18, San Juan de Alicante, 03550, Alicante, Spain.&amp;#xD;Department of Biology, San Francisco State University, San Francisco, CA, 94132, USA.&amp;#xD;Cavanilles Institute of Biodiversity and Evolutionary Biology, University of Valencia, Burjassot, E-46100, Valencia, Spain.&amp;#xD;Evolutionary Genomics Group, Division de Microbiologia, Universidad Miguel Hernandez, Apartado 18, San Juan de Alicante, 03550, Alicante, Spain. frvalera@umh.es.&lt;/auth-address&gt;&lt;titles&gt;&lt;title&gt;Fine metagenomic profile of the Mediterranean stratified and mixed water columns revealed by assembly and recruitment&lt;/title&gt;&lt;secondary-title&gt;Microbiome&lt;/secondary-title&gt;&lt;/titles&gt;&lt;periodical&gt;&lt;full-title&gt;Microbiome&lt;/full-title&gt;&lt;/periodical&gt;&lt;pages&gt;128&lt;/pages&gt;&lt;volume&gt;6&lt;/volume&gt;&lt;number&gt;1&lt;/number&gt;&lt;keywords&gt;&lt;keyword&gt;Deep chlorophyll maximum&lt;/keyword&gt;&lt;keyword&gt;Mediterranean&lt;/keyword&gt;&lt;keyword&gt;Photic zone&lt;/keyword&gt;&lt;keyword&gt;Stenobathic&lt;/keyword&gt;&lt;keyword&gt;Stratification&lt;/keyword&gt;&lt;/keywords&gt;&lt;dates&gt;&lt;year&gt;2018&lt;/year&gt;&lt;pub-dates&gt;&lt;date&gt;Jul 10&lt;/date&gt;&lt;/pub-dates&gt;&lt;/dates&gt;&lt;isbn&gt;2049-2618 (Electronic)&amp;#xD;2049-2618 (Linking)&lt;/isbn&gt;&lt;accession-num&gt;29991350&lt;/accession-num&gt;&lt;urls&gt;&lt;related-urls&gt;&lt;url&gt;https://www.ncbi.nlm.nih.gov/pubmed/29991350&lt;/url&gt;&lt;/related-urls&gt;&lt;/urls&gt;&lt;electronic-resource-num&gt;10.1186/s40168-018-0513-5&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41</w:t>
        </w:r>
        <w:r w:rsidR="00EC630F">
          <w:rPr>
            <w:rFonts w:ascii="Times New Roman" w:hAnsi="Times New Roman" w:cs="Times New Roman"/>
            <w:noProof/>
          </w:rPr>
          <w:t>)</w:t>
        </w:r>
        <w:r w:rsidR="00EC630F">
          <w:rPr>
            <w:rFonts w:ascii="Times New Roman" w:hAnsi="Times New Roman" w:cs="Times New Roman"/>
          </w:rPr>
          <w:fldChar w:fldCharType="end"/>
        </w:r>
        <w:r w:rsidR="008300A2" w:rsidRPr="00F1362D">
          <w:rPr>
            <w:rFonts w:ascii="Times New Roman" w:hAnsi="Times New Roman" w:cs="Times New Roman"/>
          </w:rPr>
          <w:t xml:space="preserve">. After binning each sample separately, the MAGs can be combined into a single set through de-replication, </w:t>
        </w:r>
        <w:r w:rsidR="00DD5694">
          <w:rPr>
            <w:rFonts w:ascii="Times New Roman" w:hAnsi="Times New Roman" w:cs="Times New Roman"/>
          </w:rPr>
          <w:t>removing duplicate MAGs that share a high nucleotide identity</w:t>
        </w:r>
        <w:r w:rsidR="008300A2" w:rsidRPr="00F1362D">
          <w:rPr>
            <w:rFonts w:ascii="Times New Roman" w:hAnsi="Times New Roman" w:cs="Times New Roman"/>
          </w:rPr>
          <w:t xml:space="preserv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&lt;EndNote&gt;&lt;Cite&gt;&lt;Author&gt;Olm&lt;/Author&gt;&lt;Year&gt;2017&lt;/Year&gt;&lt;RecNum&gt;8955&lt;/RecNum&gt;&lt;DisplayText&gt;(&lt;style face="italic"&gt;42&lt;/style&gt;)&lt;/DisplayText&gt;&lt;record&gt;&lt;rec-number&gt;8955&lt;/rec-number&gt;&lt;foreign-keys&gt;&lt;key app="EN" db-id="vawrdvfvexr9z1e5pd0p92dt2dzpvp0ezpsr" timestamp="1543352339"&gt;8955&lt;/key&gt;&lt;/foreign-keys&gt;&lt;ref-type name="Journal Article"&gt;17&lt;/ref-type&gt;&lt;contributors&gt;&lt;authors&gt;&lt;author&gt;Olm, M. R.&lt;/author&gt;&lt;author&gt;Brown, C. T.&lt;/author&gt;&lt;author&gt;Brooks, B.&lt;/author&gt;&lt;author&gt;Banfield, J. F.&lt;/author&gt;&lt;/authors&gt;&lt;/contributors&gt;&lt;auth-address&gt;Department of Plant and Microbial Biology, University of California, Berkeley, CA, USA.&amp;#xD;Department of Environmental Science, Policy, and Management, University of California, Berkeley, CA, USA.&amp;#xD;Department of Earth and Planetary Science, University of California, Berkeley, CA, USA.&lt;/auth-address&gt;&lt;titles&gt;&lt;title&gt;dRep: a tool for fast and accurate genomic comparisons that enables improved genome recovery from metagenomes through de-replication&lt;/title&gt;&lt;secondary-title&gt;ISME J&lt;/secondary-title&gt;&lt;/titles&gt;&lt;periodical&gt;&lt;full-title&gt;ISME J&lt;/full-title&gt;&lt;/periodical&gt;&lt;pages&gt;2864-2868&lt;/pages&gt;&lt;volume&gt;11&lt;/volume&gt;&lt;number&gt;12&lt;/number&gt;&lt;keywords&gt;&lt;keyword&gt;Algorithms&lt;/keyword&gt;&lt;keyword&gt;Bacteria/classification/*genetics/isolation &amp;amp; purification&lt;/keyword&gt;&lt;keyword&gt;Genome, Bacterial&lt;/keyword&gt;&lt;keyword&gt;Metagenome&lt;/keyword&gt;&lt;keyword&gt;Metagenomics/instrumentation/*methods&lt;/keyword&gt;&lt;keyword&gt;Software&lt;/keyword&gt;&lt;/keywords&gt;&lt;dates&gt;&lt;year&gt;2017&lt;/year&gt;&lt;pub-dates&gt;&lt;date&gt;Dec&lt;/date&gt;&lt;/pub-dates&gt;&lt;/dates&gt;&lt;isbn&gt;1751-7370 (Electronic)&amp;#xD;1751-7362 (Linking)&lt;/isbn&gt;&lt;accession-num&gt;28742071&lt;/accession-num&gt;&lt;urls&gt;&lt;related-urls&gt;&lt;url&gt;https://www.ncbi.nlm.nih.gov/pubmed/28742071&lt;/url&gt;&lt;/related-urls&gt;&lt;/urls&gt;&lt;custom2&gt;PMC5702732&lt;/custom2&gt;&lt;electronic-resource-num&gt;10.1038/ismej.2017.126&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42</w:t>
        </w:r>
        <w:r w:rsidR="00EC630F">
          <w:rPr>
            <w:rFonts w:ascii="Times New Roman" w:hAnsi="Times New Roman" w:cs="Times New Roman"/>
            <w:noProof/>
          </w:rPr>
          <w:t>)</w:t>
        </w:r>
        <w:r w:rsidR="00EC630F">
          <w:rPr>
            <w:rFonts w:ascii="Times New Roman" w:hAnsi="Times New Roman" w:cs="Times New Roman"/>
          </w:rPr>
          <w:fldChar w:fldCharType="end"/>
        </w:r>
        <w:r w:rsidR="008300A2" w:rsidRPr="00F1362D">
          <w:rPr>
            <w:rFonts w:ascii="Times New Roman" w:hAnsi="Times New Roman" w:cs="Times New Roman"/>
          </w:rPr>
          <w:t xml:space="preserve">. </w:t>
        </w:r>
        <w:r w:rsidR="00DD5694">
          <w:rPr>
            <w:rFonts w:ascii="Times New Roman" w:hAnsi="Times New Roman" w:cs="Times New Roman"/>
          </w:rPr>
          <w:t>As with the co-assembly approach,</w:t>
        </w:r>
        <w:r w:rsidR="00424ADE" w:rsidRPr="00F1362D">
          <w:rPr>
            <w:rFonts w:ascii="Times New Roman" w:hAnsi="Times New Roman" w:cs="Times New Roman"/>
          </w:rPr>
          <w:t xml:space="preserve"> differential contig </w:t>
        </w:r>
        <w:r w:rsidR="00DD5694">
          <w:rPr>
            <w:rFonts w:ascii="Times New Roman" w:hAnsi="Times New Roman" w:cs="Times New Roman"/>
          </w:rPr>
          <w:t xml:space="preserve">coverage across all the samples may be used to improve the binning results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&lt;EndNote&gt;&lt;Cite&gt;&lt;Author&gt;Finstad&lt;/Author&gt;&lt;Year&gt;2017&lt;/Year&gt;&lt;RecNum&gt;8580&lt;/RecNum&gt;&lt;DisplayText&gt;(&lt;style face="italic"&gt;43&lt;/style&gt;)&lt;/DisplayText&gt;&lt;record&gt;&lt;rec-number&gt;8580&lt;/rec-number&gt;&lt;foreign-keys&gt;&lt;key app="EN" db-id="vawrdvfvexr9z1e5pd0p92dt2dzpvp0ezpsr" timestamp="1530210822"&gt;8580&lt;/key&gt;&lt;/foreign-keys&gt;&lt;ref-type name="Journal Article"&gt;17&lt;/ref-type&gt;&lt;contributors&gt;&lt;authors&gt;&lt;author&gt;Finstad, K. M.&lt;/author&gt;&lt;author&gt;Probst, A. J.&lt;/author&gt;&lt;author&gt;Thomas, B. C.&lt;/author&gt;&lt;author&gt;Andersen, G. L.&lt;/author&gt;&lt;author&gt;Demergasso, C.&lt;/author&gt;&lt;author&gt;Echeverria, A.&lt;/author&gt;&lt;author&gt;Amundson, R. G.&lt;/author&gt;&lt;author&gt;Banfield, J. F.&lt;/author&gt;&lt;/authors&gt;&lt;/contributors&gt;&lt;auth-address&gt;Department of Environmental Science, Policy, and Management, University of California, Berkeley, BerkeleyCA, United States.&amp;#xD;Department of Earth and Planetary Sciences, University of California, Berkeley, BerkeleyCA, United States.&amp;#xD;Ecology Department, Earth Sciences Division, Lawrence Berkeley National Laboratory, BerkeleyCA, United States.&amp;#xD;Centro de Biotecnologia, Universidad Catolica del NorteAntofagasta, Chile.&lt;/auth-address&gt;&lt;titles&gt;&lt;title&gt;Microbial Community Structure and the Persistence of Cyanobacterial Populations in Salt Crusts of the Hyperarid Atacama Desert from Genome-Resolved Metagenomics&lt;/title&gt;&lt;secondary-title&gt;Front Microbiol&lt;/secondary-title&gt;&lt;/titles&gt;&lt;periodical&gt;&lt;full-title&gt;Front Microbiol&lt;/full-title&gt;&lt;/periodical&gt;&lt;pages&gt;1435&lt;/pages&gt;&lt;volume&gt;8&lt;/volume&gt;&lt;keywords&gt;&lt;keyword&gt;Atacama Desert&lt;/keyword&gt;&lt;keyword&gt;environmental genomics&lt;/keyword&gt;&lt;keyword&gt;hyperarid&lt;/keyword&gt;&lt;keyword&gt;hypersaline&lt;/keyword&gt;&lt;keyword&gt;metagenome&lt;/keyword&gt;&lt;keyword&gt;salar&lt;/keyword&gt;&lt;keyword&gt;salt crust&lt;/keyword&gt;&lt;/keywords&gt;&lt;dates&gt;&lt;year&gt;2017&lt;/year&gt;&lt;/dates&gt;&lt;isbn&gt;1664-302X (Print)&amp;#xD;1664-302X (Linking)&lt;/isbn&gt;&lt;accession-num&gt;28804480&lt;/accession-num&gt;&lt;urls&gt;&lt;related-urls&gt;&lt;url&gt;https://www.ncbi.nlm.nih.gov/pubmed/28804480&lt;/url&gt;&lt;/related-urls&gt;&lt;/urls&gt;&lt;custom2&gt;PMC5532433&lt;/custom2&gt;&lt;electronic-resource-num&gt;10.3389/fmicb.2017.01435&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43</w:t>
        </w:r>
        <w:r w:rsidR="00EC630F">
          <w:rPr>
            <w:rFonts w:ascii="Times New Roman" w:hAnsi="Times New Roman" w:cs="Times New Roman"/>
            <w:noProof/>
          </w:rPr>
          <w:t>)</w:t>
        </w:r>
        <w:r w:rsidR="00EC630F">
          <w:rPr>
            <w:rFonts w:ascii="Times New Roman" w:hAnsi="Times New Roman" w:cs="Times New Roman"/>
          </w:rPr>
          <w:fldChar w:fldCharType="end"/>
        </w:r>
        <w:r w:rsidR="00424ADE" w:rsidRPr="00F1362D">
          <w:rPr>
            <w:rFonts w:ascii="Times New Roman" w:hAnsi="Times New Roman" w:cs="Times New Roman"/>
          </w:rPr>
          <w:t xml:space="preserve">. </w:t>
        </w:r>
        <w:r w:rsidR="008300A2" w:rsidRPr="00F1362D">
          <w:rPr>
            <w:rFonts w:ascii="Times New Roman" w:hAnsi="Times New Roman" w:cs="Times New Roman"/>
          </w:rPr>
          <w:t>While this method is</w:t>
        </w:r>
        <w:r w:rsidR="008300A2">
          <w:rPr>
            <w:rFonts w:ascii="Times New Roman" w:hAnsi="Times New Roman" w:cs="Times New Roman"/>
          </w:rPr>
          <w:t xml:space="preserve"> superior </w:t>
        </w:r>
        <w:r w:rsidR="008300A2" w:rsidRPr="00F1362D">
          <w:rPr>
            <w:rFonts w:ascii="Times New Roman" w:hAnsi="Times New Roman" w:cs="Times New Roman"/>
          </w:rPr>
          <w:t xml:space="preserve">in heterogeneous communities such as halophilic microbiomes, it comes at </w:t>
        </w:r>
        <w:r w:rsidR="008300A2">
          <w:rPr>
            <w:rFonts w:ascii="Times New Roman" w:hAnsi="Times New Roman" w:cs="Times New Roman"/>
          </w:rPr>
          <w:t xml:space="preserve">a major increase in sequencing </w:t>
        </w:r>
        <w:r w:rsidR="008300A2" w:rsidRPr="00F1362D">
          <w:rPr>
            <w:rFonts w:ascii="Times New Roman" w:hAnsi="Times New Roman" w:cs="Times New Roman"/>
          </w:rPr>
          <w:t>cost</w:t>
        </w:r>
        <w:r w:rsidR="008300A2">
          <w:rPr>
            <w:rFonts w:ascii="Times New Roman" w:hAnsi="Times New Roman" w:cs="Times New Roman"/>
          </w:rPr>
          <w:t xml:space="preserve"> per sample</w:t>
        </w:r>
        <w:r w:rsidR="008300A2" w:rsidRPr="00F1362D">
          <w:rPr>
            <w:rFonts w:ascii="Times New Roman" w:hAnsi="Times New Roman" w:cs="Times New Roman"/>
          </w:rPr>
          <w:t xml:space="preserve">. </w:t>
        </w:r>
        <w:r w:rsidR="008300A2">
          <w:rPr>
            <w:rFonts w:ascii="Times New Roman" w:hAnsi="Times New Roman" w:cs="Times New Roman"/>
          </w:rPr>
          <w:t xml:space="preserve">For most metagenomes, meaningful assembly requires </w:t>
        </w:r>
        <w:r w:rsidR="008300A2" w:rsidRPr="00F1362D">
          <w:rPr>
            <w:rFonts w:ascii="Times New Roman" w:hAnsi="Times New Roman" w:cs="Times New Roman"/>
          </w:rPr>
          <w:t>2</w:t>
        </w:r>
        <w:r w:rsidR="008300A2">
          <w:rPr>
            <w:rFonts w:ascii="Times New Roman" w:hAnsi="Times New Roman" w:cs="Times New Roman"/>
          </w:rPr>
          <w:t>5-5</w:t>
        </w:r>
        <w:r w:rsidR="008300A2" w:rsidRPr="00F1362D">
          <w:rPr>
            <w:rFonts w:ascii="Times New Roman" w:hAnsi="Times New Roman" w:cs="Times New Roman"/>
          </w:rPr>
          <w:t>0Gb</w:t>
        </w:r>
        <w:r w:rsidR="008300A2">
          <w:rPr>
            <w:rFonts w:ascii="Times New Roman" w:hAnsi="Times New Roman" w:cs="Times New Roman"/>
          </w:rPr>
          <w:t>p</w:t>
        </w:r>
        <w:r w:rsidR="008300A2" w:rsidRPr="00F1362D">
          <w:rPr>
            <w:rFonts w:ascii="Times New Roman" w:hAnsi="Times New Roman" w:cs="Times New Roman"/>
          </w:rPr>
          <w:t xml:space="preserve"> of sequencing data from each sample</w:t>
        </w:r>
        <w:r w:rsidR="008300A2">
          <w:rPr>
            <w:rFonts w:ascii="Times New Roman" w:hAnsi="Times New Roman" w:cs="Times New Roman"/>
          </w:rPr>
          <w:t xml:space="preserve">, which limits the number of samples that can be multiplexed on </w:t>
        </w:r>
        <w:r w:rsidR="00DD5694">
          <w:rPr>
            <w:rFonts w:ascii="Times New Roman" w:hAnsi="Times New Roman" w:cs="Times New Roman"/>
          </w:rPr>
          <w:t xml:space="preserve">a </w:t>
        </w:r>
        <w:r w:rsidR="008300A2">
          <w:rPr>
            <w:rFonts w:ascii="Times New Roman" w:hAnsi="Times New Roman" w:cs="Times New Roman"/>
          </w:rPr>
          <w:t xml:space="preserve">sequencing run, which in turn </w:t>
        </w:r>
        <w:r w:rsidR="008300A2" w:rsidRPr="00F1362D">
          <w:rPr>
            <w:rFonts w:ascii="Times New Roman" w:hAnsi="Times New Roman" w:cs="Times New Roman"/>
          </w:rPr>
          <w:t>reduce</w:t>
        </w:r>
        <w:r w:rsidR="008300A2">
          <w:rPr>
            <w:rFonts w:ascii="Times New Roman" w:hAnsi="Times New Roman" w:cs="Times New Roman"/>
          </w:rPr>
          <w:t>s</w:t>
        </w:r>
        <w:r w:rsidR="008300A2" w:rsidRPr="00F1362D">
          <w:rPr>
            <w:rFonts w:ascii="Times New Roman" w:hAnsi="Times New Roman" w:cs="Times New Roman"/>
          </w:rPr>
          <w:t xml:space="preserve"> binning accuracy </w:t>
        </w:r>
        <w:r w:rsidR="008300A2">
          <w:rPr>
            <w:rFonts w:ascii="Times New Roman" w:hAnsi="Times New Roman" w:cs="Times New Roman"/>
          </w:rPr>
          <w:t xml:space="preserve">due to limited replication by differential coverage </w:t>
        </w:r>
      </w:ins>
      <w:r w:rsidR="00EC630F">
        <w:rPr>
          <w:rFonts w:ascii="Times New Roman" w:hAnsi="Times New Roman" w:cs="Times New Roman"/>
        </w:rPr>
        <w:fldChar w:fldCharType="begin">
          <w:fldData xml:space="preserve">PEVuZE5vdGU+PENpdGU+PEF1dGhvcj5Hb29kcmljaDwvQXV0aG9yPjxZZWFyPjIwMTQ8L1llYXI+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PEVuZE5vdGU+PENpdGU+PEF1dGhvcj5Hb29kcmljaDwvQXV0aG9yPjxZZWFyPjIwMTQ8L1llYXI+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del w:id="159" w:author="German Uritskiy" w:date="2018-12-19T08:47:00Z">
        <w:r w:rsidR="007D4308" w:rsidRPr="007D4308">
          <w:rPr>
            <w:rFonts w:ascii="Times New Roman" w:hAnsi="Times New Roman" w:cs="Times New Roman"/>
            <w:i/>
            <w:noProof/>
          </w:rPr>
          <w:delText>50</w:delText>
        </w:r>
      </w:del>
      <w:ins w:id="160" w:author="German Uritskiy" w:date="2018-12-19T08:47:00Z">
        <w:r w:rsidR="00EC630F" w:rsidRPr="00EC630F">
          <w:rPr>
            <w:rFonts w:ascii="Times New Roman" w:hAnsi="Times New Roman" w:cs="Times New Roman"/>
            <w:i/>
            <w:noProof/>
          </w:rPr>
          <w:t>44</w:t>
        </w:r>
      </w:ins>
      <w:r w:rsidR="00EC630F">
        <w:rPr>
          <w:rFonts w:ascii="Times New Roman" w:hAnsi="Times New Roman" w:cs="Times New Roman"/>
          <w:noProof/>
        </w:rPr>
        <w:t>)</w:t>
      </w:r>
      <w:r w:rsidR="00EC630F">
        <w:rPr>
          <w:rFonts w:ascii="Times New Roman" w:hAnsi="Times New Roman" w:cs="Times New Roman"/>
        </w:rPr>
        <w:fldChar w:fldCharType="end"/>
      </w:r>
      <w:r w:rsidR="0026299B">
        <w:rPr>
          <w:rFonts w:ascii="Times New Roman" w:hAnsi="Times New Roman" w:cs="Times New Roman"/>
        </w:rPr>
        <w:t xml:space="preserve">. For many </w:t>
      </w:r>
      <w:del w:id="161" w:author="German Uritskiy" w:date="2018-12-19T08:47:00Z">
        <w:r w:rsidR="005101DF">
          <w:rPr>
            <w:rFonts w:ascii="Times New Roman" w:hAnsi="Times New Roman" w:cs="Times New Roman"/>
          </w:rPr>
          <w:lastRenderedPageBreak/>
          <w:delText>study</w:delText>
        </w:r>
      </w:del>
      <w:ins w:id="162" w:author="German Uritskiy" w:date="2018-12-19T08:47:00Z">
        <w:r w:rsidR="0026299B">
          <w:rPr>
            <w:rFonts w:ascii="Times New Roman" w:hAnsi="Times New Roman" w:cs="Times New Roman"/>
          </w:rPr>
          <w:t>studies</w:t>
        </w:r>
      </w:ins>
      <w:r w:rsidR="008300A2">
        <w:rPr>
          <w:rFonts w:ascii="Times New Roman" w:hAnsi="Times New Roman" w:cs="Times New Roman"/>
        </w:rPr>
        <w:t xml:space="preserve"> requiring a </w:t>
      </w:r>
      <w:r w:rsidR="008300A2" w:rsidRPr="00F1362D">
        <w:rPr>
          <w:rFonts w:ascii="Times New Roman" w:hAnsi="Times New Roman" w:cs="Times New Roman"/>
        </w:rPr>
        <w:t>large numbers of</w:t>
      </w:r>
      <w:r w:rsidR="008300A2">
        <w:rPr>
          <w:rFonts w:ascii="Times New Roman" w:hAnsi="Times New Roman" w:cs="Times New Roman"/>
        </w:rPr>
        <w:t xml:space="preserve"> replicates</w:t>
      </w:r>
      <w:r w:rsidR="008300A2" w:rsidRPr="00F1362D">
        <w:rPr>
          <w:rFonts w:ascii="Times New Roman" w:hAnsi="Times New Roman" w:cs="Times New Roman"/>
        </w:rPr>
        <w:t>,</w:t>
      </w:r>
      <w:r w:rsidR="00DD5694">
        <w:rPr>
          <w:rFonts w:ascii="Times New Roman" w:hAnsi="Times New Roman" w:cs="Times New Roman"/>
        </w:rPr>
        <w:t xml:space="preserve"> </w:t>
      </w:r>
      <w:ins w:id="163" w:author="German Uritskiy" w:date="2018-12-19T08:47:00Z">
        <w:r w:rsidR="00DD5694">
          <w:rPr>
            <w:rFonts w:ascii="Times New Roman" w:hAnsi="Times New Roman" w:cs="Times New Roman"/>
          </w:rPr>
          <w:t>such as longitudinal studies,</w:t>
        </w:r>
        <w:r w:rsidR="008300A2" w:rsidRPr="00F1362D">
          <w:rPr>
            <w:rFonts w:ascii="Times New Roman" w:hAnsi="Times New Roman" w:cs="Times New Roman"/>
          </w:rPr>
          <w:t xml:space="preserve"> </w:t>
        </w:r>
      </w:ins>
      <w:r w:rsidR="008300A2" w:rsidRPr="00F1362D">
        <w:rPr>
          <w:rFonts w:ascii="Times New Roman" w:hAnsi="Times New Roman" w:cs="Times New Roman"/>
        </w:rPr>
        <w:t xml:space="preserve">the cost </w:t>
      </w:r>
      <w:r w:rsidR="008300A2">
        <w:rPr>
          <w:rFonts w:ascii="Times New Roman" w:hAnsi="Times New Roman" w:cs="Times New Roman"/>
        </w:rPr>
        <w:t xml:space="preserve">of this approach </w:t>
      </w:r>
      <w:r w:rsidR="008300A2" w:rsidRPr="00F1362D">
        <w:rPr>
          <w:rFonts w:ascii="Times New Roman" w:hAnsi="Times New Roman" w:cs="Times New Roman"/>
        </w:rPr>
        <w:t xml:space="preserve">may become prohibitively expensive. </w:t>
      </w:r>
    </w:p>
    <w:p w14:paraId="4E58FC4E" w14:textId="3FAEBF22" w:rsidR="008300A2" w:rsidRDefault="008300A2" w:rsidP="008300A2">
      <w:pPr>
        <w:rPr>
          <w:rFonts w:ascii="Times New Roman" w:hAnsi="Times New Roman" w:cs="Times New Roman"/>
        </w:rPr>
      </w:pPr>
      <w:r w:rsidRPr="00F1362D">
        <w:rPr>
          <w:rFonts w:ascii="Times New Roman" w:hAnsi="Times New Roman" w:cs="Times New Roman"/>
        </w:rPr>
        <w:tab/>
      </w:r>
      <w:r>
        <w:rPr>
          <w:rFonts w:ascii="Times New Roman" w:hAnsi="Times New Roman" w:cs="Times New Roman"/>
        </w:rPr>
        <w:t xml:space="preserve">In addition to cost considerations, the inter-sample diversity of the community of interest needs to be taken into account. </w:t>
      </w:r>
      <w:del w:id="164" w:author="German Uritskiy" w:date="2018-12-19T08:47:00Z">
        <w:r w:rsidR="00A11023" w:rsidRPr="00F1362D">
          <w:rPr>
            <w:rFonts w:ascii="Times New Roman" w:hAnsi="Times New Roman" w:cs="Times New Roman"/>
          </w:rPr>
          <w:delText>Samples from</w:delText>
        </w:r>
      </w:del>
      <w:ins w:id="165" w:author="German Uritskiy" w:date="2018-12-19T08:47:00Z">
        <w:r w:rsidR="00F67D80">
          <w:rPr>
            <w:rFonts w:ascii="Times New Roman" w:hAnsi="Times New Roman" w:cs="Times New Roman"/>
          </w:rPr>
          <w:t>Communities in</w:t>
        </w:r>
      </w:ins>
      <w:r w:rsidRPr="00F1362D">
        <w:rPr>
          <w:rFonts w:ascii="Times New Roman" w:hAnsi="Times New Roman" w:cs="Times New Roman"/>
        </w:rPr>
        <w:t xml:space="preserve"> homogeneous biomes such as water often contain </w:t>
      </w:r>
      <w:r>
        <w:rPr>
          <w:rFonts w:ascii="Times New Roman" w:hAnsi="Times New Roman" w:cs="Times New Roman"/>
        </w:rPr>
        <w:t xml:space="preserve">very similar </w:t>
      </w:r>
      <w:r w:rsidRPr="00F1362D">
        <w:rPr>
          <w:rFonts w:ascii="Times New Roman" w:hAnsi="Times New Roman" w:cs="Times New Roman"/>
        </w:rPr>
        <w:t xml:space="preserve">organisms present at different abundances, which reduces the drawbacks of co-assembly </w:t>
      </w:r>
      <w:r w:rsidR="00EC630F">
        <w:rPr>
          <w:rFonts w:ascii="Times New Roman" w:hAnsi="Times New Roman" w:cs="Times New Roman"/>
        </w:rPr>
        <w:fldChar w:fldCharType="begin">
          <w:fldData xml:space="preserve">PEVuZE5vdGU+PENpdGU+PEF1dGhvcj5WYXZvdXJha2lzPC9BdXRob3I+PFllYXI+MjAxNjwvWWVh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PEVuZE5vdGU+PENpdGU+PEF1dGhvcj5WYXZvdXJha2lzPC9BdXRob3I+PFllYXI+MjAxNjwvWWVh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166" w:author="German Uritskiy" w:date="2018-12-19T08:47:00Z">
        <w:r w:rsidR="007D4308" w:rsidRPr="007D4308">
          <w:rPr>
            <w:rFonts w:ascii="Times New Roman" w:hAnsi="Times New Roman" w:cs="Times New Roman"/>
            <w:i/>
            <w:noProof/>
          </w:rPr>
          <w:delText>43, 46, 51</w:delText>
        </w:r>
      </w:del>
      <w:ins w:id="167" w:author="German Uritskiy" w:date="2018-12-19T08:47:00Z">
        <w:r w:rsidR="003A225B" w:rsidRPr="003A225B">
          <w:rPr>
            <w:rFonts w:ascii="Times New Roman" w:hAnsi="Times New Roman" w:cs="Times New Roman"/>
            <w:i/>
            <w:noProof/>
          </w:rPr>
          <w:t>38, 39, 45</w:t>
        </w:r>
      </w:ins>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On the other hand</w:t>
      </w:r>
      <w:r w:rsidR="00F67D80">
        <w:rPr>
          <w:rFonts w:ascii="Times New Roman" w:hAnsi="Times New Roman" w:cs="Times New Roman"/>
        </w:rPr>
        <w:t xml:space="preserve">, </w:t>
      </w:r>
      <w:del w:id="168" w:author="German Uritskiy" w:date="2018-12-19T08:47:00Z">
        <w:r w:rsidR="00A11023" w:rsidRPr="00F1362D">
          <w:rPr>
            <w:rFonts w:ascii="Times New Roman" w:hAnsi="Times New Roman" w:cs="Times New Roman"/>
          </w:rPr>
          <w:delText>samples from</w:delText>
        </w:r>
      </w:del>
      <w:ins w:id="169" w:author="German Uritskiy" w:date="2018-12-19T08:47:00Z">
        <w:r w:rsidR="00F67D80">
          <w:rPr>
            <w:rFonts w:ascii="Times New Roman" w:hAnsi="Times New Roman" w:cs="Times New Roman"/>
          </w:rPr>
          <w:t>attached microbiomes with limited dispersal, such as the</w:t>
        </w:r>
      </w:ins>
      <w:r w:rsidR="00F67D80">
        <w:rPr>
          <w:rFonts w:ascii="Times New Roman" w:hAnsi="Times New Roman" w:cs="Times New Roman"/>
        </w:rPr>
        <w:t xml:space="preserve"> highly segregated </w:t>
      </w:r>
      <w:del w:id="170" w:author="German Uritskiy" w:date="2018-12-19T08:47:00Z">
        <w:r w:rsidR="00A11023" w:rsidRPr="00F1362D">
          <w:rPr>
            <w:rFonts w:ascii="Times New Roman" w:hAnsi="Times New Roman" w:cs="Times New Roman"/>
          </w:rPr>
          <w:delText xml:space="preserve">locations such as </w:delText>
        </w:r>
      </w:del>
      <w:r w:rsidR="00F67D80">
        <w:rPr>
          <w:rFonts w:ascii="Times New Roman" w:hAnsi="Times New Roman" w:cs="Times New Roman"/>
        </w:rPr>
        <w:t>salt halite nodules</w:t>
      </w:r>
      <w:ins w:id="171" w:author="German Uritskiy" w:date="2018-12-19T08:47:00Z">
        <w:r w:rsidR="00F67D80">
          <w:rPr>
            <w:rFonts w:ascii="Times New Roman" w:hAnsi="Times New Roman" w:cs="Times New Roman"/>
          </w:rPr>
          <w:t>,</w:t>
        </w:r>
      </w:ins>
      <w:r w:rsidR="00F67D80">
        <w:rPr>
          <w:rFonts w:ascii="Times New Roman" w:hAnsi="Times New Roman" w:cs="Times New Roman"/>
        </w:rPr>
        <w:t xml:space="preserve"> </w:t>
      </w:r>
      <w:r w:rsidRPr="00F1362D">
        <w:rPr>
          <w:rFonts w:ascii="Times New Roman" w:hAnsi="Times New Roman" w:cs="Times New Roman"/>
        </w:rPr>
        <w:t xml:space="preserve">often contain unique taxonomic compositions, making individual assembly advantageous </w:t>
      </w:r>
      <w:r w:rsidR="00EC630F">
        <w:rPr>
          <w:rFonts w:ascii="Times New Roman" w:hAnsi="Times New Roman" w:cs="Times New Roman"/>
        </w:rPr>
        <w:fldChar w:fldCharType="begin">
          <w:fldData xml:space="preserve">PEVuZE5vdGU+PENpdGU+PEF1dGhvcj5Dcml0cy1DaHJpc3RvcGg8L0F1dGhvcj48WWVhcj4yMDE2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PEVuZE5vdGU+PENpdGU+PEF1dGhvcj5Dcml0cy1DaHJpc3RvcGg8L0F1dGhvcj48WWVhcj4yMDE2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del w:id="172" w:author="German Uritskiy" w:date="2018-12-19T08:47:00Z">
        <w:r w:rsidR="00A11023" w:rsidRPr="00F1362D">
          <w:rPr>
            <w:rFonts w:ascii="Times New Roman" w:hAnsi="Times New Roman" w:cs="Times New Roman"/>
            <w:i/>
            <w:noProof/>
          </w:rPr>
          <w:delText>37, 38</w:delText>
        </w:r>
      </w:del>
      <w:ins w:id="173" w:author="German Uritskiy" w:date="2018-12-19T08:47:00Z">
        <w:r w:rsidR="00EC630F" w:rsidRPr="00EC630F">
          <w:rPr>
            <w:rFonts w:ascii="Times New Roman" w:hAnsi="Times New Roman" w:cs="Times New Roman"/>
            <w:i/>
            <w:noProof/>
          </w:rPr>
          <w:t>43, 46</w:t>
        </w:r>
      </w:ins>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Hybrid approaches </w:t>
      </w:r>
      <w:r>
        <w:rPr>
          <w:rFonts w:ascii="Times New Roman" w:hAnsi="Times New Roman" w:cs="Times New Roman"/>
        </w:rPr>
        <w:t xml:space="preserve">are </w:t>
      </w:r>
      <w:r w:rsidRPr="00F1362D">
        <w:rPr>
          <w:rFonts w:ascii="Times New Roman" w:hAnsi="Times New Roman" w:cs="Times New Roman"/>
        </w:rPr>
        <w:t xml:space="preserve">also possible in many cases, as binning of the individual and grouped assemblies may be combined and de-replicated to obtain the most robust MAGs of both rare and abundant species </w:t>
      </w:r>
      <w:r w:rsidR="00EC630F">
        <w:rPr>
          <w:rFonts w:ascii="Times New Roman" w:hAnsi="Times New Roman" w:cs="Times New Roman"/>
        </w:rPr>
        <w:fldChar w:fldCharType="begin">
          <w:fldData xml:space="preserve">PEVuZE5vdGU+PENpdGU+PEF1dGhvcj5TdGV3YXJ0PC9BdXRob3I+PFllYXI+MjAxODwvWWVhcj48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PEVuZE5vdGU+PENpdGU+PEF1dGhvcj5TdGV3YXJ0PC9BdXRob3I+PFllYXI+MjAxODwvWWVhcj48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del w:id="174" w:author="German Uritskiy" w:date="2018-12-19T08:47:00Z">
        <w:r w:rsidR="007D4308" w:rsidRPr="007D4308">
          <w:rPr>
            <w:rFonts w:ascii="Times New Roman" w:hAnsi="Times New Roman" w:cs="Times New Roman"/>
            <w:i/>
            <w:noProof/>
          </w:rPr>
          <w:delText>52</w:delText>
        </w:r>
      </w:del>
      <w:ins w:id="175" w:author="German Uritskiy" w:date="2018-12-19T08:47:00Z">
        <w:r w:rsidR="00EC630F" w:rsidRPr="00EC630F">
          <w:rPr>
            <w:rFonts w:ascii="Times New Roman" w:hAnsi="Times New Roman" w:cs="Times New Roman"/>
            <w:i/>
            <w:noProof/>
          </w:rPr>
          <w:t>47</w:t>
        </w:r>
      </w:ins>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r>
        <w:rPr>
          <w:rFonts w:ascii="Times New Roman" w:hAnsi="Times New Roman" w:cs="Times New Roman"/>
        </w:rPr>
        <w:t>Regardless of the experimental design, i</w:t>
      </w:r>
      <w:r w:rsidRPr="00F1362D">
        <w:rPr>
          <w:rFonts w:ascii="Times New Roman" w:hAnsi="Times New Roman" w:cs="Times New Roman"/>
        </w:rPr>
        <w:t>t is critical to process samples, generate libraries, and sequence the samples together to avoid batch effects</w:t>
      </w:r>
      <w:del w:id="176" w:author="German Uritskiy" w:date="2018-12-19T08:47:00Z">
        <w:r w:rsidR="00A11023" w:rsidRPr="00F1362D">
          <w:rPr>
            <w:rFonts w:ascii="Times New Roman" w:hAnsi="Times New Roman" w:cs="Times New Roman"/>
          </w:rPr>
          <w:delText>.</w:delText>
        </w:r>
      </w:del>
      <w:ins w:id="177" w:author="German Uritskiy" w:date="2018-12-19T08:47:00Z">
        <w:r w:rsidR="00BF58DC">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PEVuZE5vdGU+PENpdGU+PEF1dGhvcj5HaWJib25zPC9BdXRob3I+PFllYXI+MjAxODwvWWVhcj48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PEVuZE5vdGU+PENpdGU+PEF1dGhvcj5HaWJib25zPC9BdXRob3I+PFllYXI+MjAxODwvWWVhcj48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48</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w:t>
        </w:r>
      </w:ins>
      <w:r w:rsidRPr="00F1362D">
        <w:rPr>
          <w:rFonts w:ascii="Times New Roman" w:hAnsi="Times New Roman" w:cs="Times New Roman"/>
        </w:rPr>
        <w:t xml:space="preserve"> If more than one flowcell is required to achieve the desired read depth, it is usually better to sequence the pooled libraries on several flowcells than to sequence each sample on its own flowcell </w:t>
      </w:r>
      <w:r w:rsidR="00EC630F">
        <w:rPr>
          <w:rFonts w:ascii="Times New Roman" w:hAnsi="Times New Roman" w:cs="Times New Roman"/>
        </w:rPr>
        <w:fldChar w:fldCharType="begin">
          <w:fldData xml:space="preserve">PEVuZE5vdGU+PENpdGU+PEF1dGhvcj5HaWJib25zPC9BdXRob3I+PFllYXI+MjAxODwvWWVhcj48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PEVuZE5vdGU+PENpdGU+PEF1dGhvcj5HaWJib25zPC9BdXRob3I+PFllYXI+MjAxODwvWWVhcj48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del w:id="178" w:author="German Uritskiy" w:date="2018-12-19T08:47:00Z">
        <w:r w:rsidR="007D4308" w:rsidRPr="007D4308">
          <w:rPr>
            <w:rFonts w:ascii="Times New Roman" w:hAnsi="Times New Roman" w:cs="Times New Roman"/>
            <w:i/>
            <w:noProof/>
          </w:rPr>
          <w:delText>53</w:delText>
        </w:r>
      </w:del>
      <w:ins w:id="179" w:author="German Uritskiy" w:date="2018-12-19T08:47:00Z">
        <w:r w:rsidR="00EC630F" w:rsidRPr="00EC630F">
          <w:rPr>
            <w:rFonts w:ascii="Times New Roman" w:hAnsi="Times New Roman" w:cs="Times New Roman"/>
            <w:i/>
            <w:noProof/>
          </w:rPr>
          <w:t>48</w:t>
        </w:r>
      </w:ins>
      <w:r w:rsidR="00EC630F">
        <w:rPr>
          <w:rFonts w:ascii="Times New Roman" w:hAnsi="Times New Roman" w:cs="Times New Roman"/>
          <w:noProof/>
        </w:rPr>
        <w:t>)</w:t>
      </w:r>
      <w:r w:rsidR="00EC630F">
        <w:rPr>
          <w:rFonts w:ascii="Times New Roman" w:hAnsi="Times New Roman" w:cs="Times New Roman"/>
        </w:rPr>
        <w:fldChar w:fldCharType="end"/>
      </w:r>
      <w:del w:id="180" w:author="German Uritskiy" w:date="2018-12-19T08:47:00Z">
        <w:r w:rsidR="00A11023" w:rsidRPr="00F1362D">
          <w:rPr>
            <w:rFonts w:ascii="Times New Roman" w:hAnsi="Times New Roman" w:cs="Times New Roman"/>
          </w:rPr>
          <w:delText xml:space="preserve">. </w:delText>
        </w:r>
        <w:r w:rsidR="00BF4351">
          <w:rPr>
            <w:rFonts w:ascii="Times New Roman" w:hAnsi="Times New Roman" w:cs="Times New Roman"/>
          </w:rPr>
          <w:delText>For library preparation</w:delText>
        </w:r>
        <w:r w:rsidR="00A11023" w:rsidRPr="00F1362D">
          <w:rPr>
            <w:rFonts w:ascii="Times New Roman" w:hAnsi="Times New Roman" w:cs="Times New Roman"/>
          </w:rPr>
          <w:delText>,</w:delText>
        </w:r>
        <w:r w:rsidR="00BF4351">
          <w:rPr>
            <w:rFonts w:ascii="Times New Roman" w:hAnsi="Times New Roman" w:cs="Times New Roman"/>
          </w:rPr>
          <w:delText xml:space="preserve"> </w:delText>
        </w:r>
        <w:r w:rsidR="00BF4351" w:rsidRPr="00F1362D">
          <w:rPr>
            <w:rFonts w:ascii="Times New Roman" w:hAnsi="Times New Roman" w:cs="Times New Roman"/>
          </w:rPr>
          <w:delText>it is recommended to avoid using transposon-based library preparation protocols and library PCR amplification</w:delText>
        </w:r>
        <w:r w:rsidR="00BF4351">
          <w:rPr>
            <w:rFonts w:ascii="Times New Roman" w:hAnsi="Times New Roman" w:cs="Times New Roman"/>
          </w:rPr>
          <w:delText>, particularly in halophilic communities, which typically contain</w:delText>
        </w:r>
        <w:r w:rsidR="00A11023" w:rsidRPr="00F1362D">
          <w:rPr>
            <w:rFonts w:ascii="Times New Roman" w:hAnsi="Times New Roman" w:cs="Times New Roman"/>
          </w:rPr>
          <w:delText xml:space="preserve"> a </w:delText>
        </w:r>
        <w:r w:rsidR="00BF4351">
          <w:rPr>
            <w:rFonts w:ascii="Times New Roman" w:hAnsi="Times New Roman" w:cs="Times New Roman"/>
          </w:rPr>
          <w:delText xml:space="preserve">very </w:delText>
        </w:r>
        <w:r w:rsidR="00A11023" w:rsidRPr="00F1362D">
          <w:rPr>
            <w:rFonts w:ascii="Times New Roman" w:hAnsi="Times New Roman" w:cs="Times New Roman"/>
          </w:rPr>
          <w:delText xml:space="preserve">wide GC content distribution </w:delText>
        </w:r>
        <w:r w:rsidR="00A11023"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&lt;EndNote&gt;&lt;Cite&gt;&lt;Author&gt;Paul&lt;/Author&gt;&lt;Year&gt;2008&lt;/Year&gt;&lt;RecNum&gt;7985&lt;/RecNum&gt;&lt;DisplayText&gt;(&lt;style face="italic"&gt;54&lt;/style&gt;)&lt;/DisplayText&gt;&lt;record&gt;&lt;rec-number&gt;7985&lt;/rec-number&gt;&lt;foreign-keys&gt;&lt;key app="EN" db-id="vawrdvfvexr9z1e5pd0p92dt2dzpvp0ezpsr" timestamp="0"&gt;7985&lt;/key&gt;&lt;/foreign-keys&gt;&lt;ref-type name="Journal Article"&gt;17&lt;/ref-type&gt;&lt;contributors&gt;&lt;authors&gt;&lt;author&gt;Paul, S.&lt;/author&gt;&lt;author&gt;Bag, S. K.&lt;/author&gt;&lt;author&gt;Das, S.&lt;/author&gt;&lt;author&gt;Harvill, E. T.&lt;/author&gt;&lt;author&gt;Dutta, C.&lt;/author&gt;&lt;/authors&gt;&lt;/contributors&gt;&lt;auth-address&gt;Bioinformatics Center, Indian Institute of Chemical Biology, 4, Raja SC Mullick Road, Kolkata - 700 032, India.&lt;/auth-address&gt;&lt;titles&gt;&lt;title&gt;Molecular signature of hypersaline adaptation: insights from genome and proteome composition of halophilic prokaryotes&lt;/title&gt;&lt;secondary-title&gt;Genome Biol&lt;/secondary-title&gt;&lt;/titles&gt;&lt;periodical&gt;&lt;full-title&gt;Genome Biol&lt;/full-title&gt;&lt;/periodical&gt;&lt;pages&gt;R70&lt;/pages&gt;&lt;volume&gt;9&lt;/volume&gt;&lt;number&gt;4&lt;/number&gt;&lt;keywords&gt;&lt;keyword&gt;Biological Evolution&lt;/keyword&gt;&lt;keyword&gt;Genome&lt;/keyword&gt;&lt;keyword&gt;Halobacteriales/chemistry/*genetics/*physiology&lt;/keyword&gt;&lt;keyword&gt;Phylogeny&lt;/keyword&gt;&lt;keyword&gt;Proteome&lt;/keyword&gt;&lt;keyword&gt;Salt-Tolerance/*genetics&lt;/keyword&gt;&lt;/keywords&gt;&lt;dates&gt;&lt;year&gt;2008&lt;/year&gt;&lt;/dates&gt;&lt;isbn&gt;1474-760X (Electronic)&amp;#xD;1474-7596 (Linking)&lt;/isbn&gt;&lt;accession-num&gt;18397532&lt;/accession-num&gt;&lt;urls&gt;&lt;related-urls&gt;&lt;url&gt;http://www.ncbi.nlm.nih.gov/pubmed/18397532&lt;/url&gt;&lt;/related-urls&gt;&lt;/urls&gt;&lt;custom2&gt;PMC2643941&lt;/custom2&gt;&lt;electronic-resource-num&gt;10.1186/gb-2008-9-4-r70&lt;/electronic-resource-num&gt;&lt;/record&gt;&lt;/Cite&gt;&lt;/EndNote&gt;</w:delInstrText>
        </w:r>
        <w:r w:rsidR="00A11023"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54</w:delText>
        </w:r>
        <w:r w:rsidR="007D4308">
          <w:rPr>
            <w:rFonts w:ascii="Times New Roman" w:hAnsi="Times New Roman" w:cs="Times New Roman"/>
            <w:noProof/>
          </w:rPr>
          <w:delText>)</w:delText>
        </w:r>
        <w:r w:rsidR="00A11023" w:rsidRPr="00F1362D">
          <w:rPr>
            <w:rFonts w:ascii="Times New Roman" w:hAnsi="Times New Roman" w:cs="Times New Roman"/>
          </w:rPr>
          <w:fldChar w:fldCharType="end"/>
        </w:r>
        <w:r w:rsidR="00A11023" w:rsidRPr="00F1362D">
          <w:rPr>
            <w:rFonts w:ascii="Times New Roman" w:hAnsi="Times New Roman" w:cs="Times New Roman"/>
          </w:rPr>
          <w:delText xml:space="preserve">, </w:delText>
        </w:r>
        <w:r w:rsidR="00A11023" w:rsidRPr="00F1362D">
          <w:rPr>
            <w:rFonts w:ascii="Times New Roman" w:hAnsi="Times New Roman" w:cs="Times New Roman"/>
          </w:rPr>
          <w:fldChar w:fldCharType="begin">
            <w:fldData xml:space="preserve">PEVuZE5vdGU+PENpdGU+PEF1dGhvcj5Kb25lczwvQXV0aG9yPjxZZWFyPjIwMTU8L1llYXI+PFJl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</w:fldData>
          </w:fldChar>
        </w:r>
        <w:r w:rsidR="007D4308">
          <w:rPr>
            <w:rFonts w:ascii="Times New Roman" w:hAnsi="Times New Roman" w:cs="Times New Roman"/>
          </w:rPr>
          <w:delInstrText xml:space="preserve"> ADDIN EN.CITE </w:delInstrText>
        </w:r>
        <w:r w:rsidR="007D4308">
          <w:rPr>
            <w:rFonts w:ascii="Times New Roman" w:hAnsi="Times New Roman" w:cs="Times New Roman"/>
          </w:rPr>
          <w:fldChar w:fldCharType="begin">
            <w:fldData xml:space="preserve">PEVuZE5vdGU+PENpdGU+PEF1dGhvcj5Kb25lczwvQXV0aG9yPjxZZWFyPjIwMTU8L1llYXI+PFJl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</w:fldData>
          </w:fldChar>
        </w:r>
        <w:r w:rsidR="007D4308">
          <w:rPr>
            <w:rFonts w:ascii="Times New Roman" w:hAnsi="Times New Roman" w:cs="Times New Roman"/>
          </w:rPr>
          <w:delInstrText xml:space="preserve"> ADDIN EN.CITE.DATA </w:delInstrText>
        </w:r>
        <w:r w:rsidR="007D4308">
          <w:rPr>
            <w:rFonts w:ascii="Times New Roman" w:hAnsi="Times New Roman" w:cs="Times New Roman"/>
          </w:rPr>
        </w:r>
        <w:r w:rsidR="007D4308">
          <w:rPr>
            <w:rFonts w:ascii="Times New Roman" w:hAnsi="Times New Roman" w:cs="Times New Roman"/>
          </w:rPr>
          <w:fldChar w:fldCharType="end"/>
        </w:r>
        <w:r w:rsidR="00A11023" w:rsidRPr="00F1362D">
          <w:rPr>
            <w:rFonts w:ascii="Times New Roman" w:hAnsi="Times New Roman" w:cs="Times New Roman"/>
          </w:rPr>
        </w:r>
        <w:r w:rsidR="00A11023"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55</w:delText>
        </w:r>
        <w:r w:rsidR="007D4308">
          <w:rPr>
            <w:rFonts w:ascii="Times New Roman" w:hAnsi="Times New Roman" w:cs="Times New Roman"/>
            <w:noProof/>
          </w:rPr>
          <w:delText>)</w:delText>
        </w:r>
        <w:r w:rsidR="00A11023" w:rsidRPr="00F1362D">
          <w:rPr>
            <w:rFonts w:ascii="Times New Roman" w:hAnsi="Times New Roman" w:cs="Times New Roman"/>
          </w:rPr>
          <w:fldChar w:fldCharType="end"/>
        </w:r>
      </w:del>
      <w:ins w:id="181" w:author="German Uritskiy" w:date="2018-12-19T08:47:00Z">
        <w:r w:rsidRPr="00F1362D">
          <w:rPr>
            <w:rFonts w:ascii="Times New Roman" w:hAnsi="Times New Roman" w:cs="Times New Roman"/>
          </w:rPr>
          <w:t xml:space="preserve">. </w:t>
        </w:r>
        <w:r>
          <w:rPr>
            <w:rFonts w:ascii="Times New Roman" w:hAnsi="Times New Roman" w:cs="Times New Roman"/>
          </w:rPr>
          <w:t>For library preparation</w:t>
        </w:r>
        <w:r w:rsidRPr="00F1362D">
          <w:rPr>
            <w:rFonts w:ascii="Times New Roman" w:hAnsi="Times New Roman" w:cs="Times New Roman"/>
          </w:rPr>
          <w:t>,</w:t>
        </w:r>
        <w:r>
          <w:rPr>
            <w:rFonts w:ascii="Times New Roman" w:hAnsi="Times New Roman" w:cs="Times New Roman"/>
          </w:rPr>
          <w:t xml:space="preserve"> </w:t>
        </w:r>
        <w:r w:rsidRPr="00F1362D">
          <w:rPr>
            <w:rFonts w:ascii="Times New Roman" w:hAnsi="Times New Roman" w:cs="Times New Roman"/>
          </w:rPr>
          <w:t xml:space="preserve">it is recommended to </w:t>
        </w:r>
        <w:r w:rsidR="00CB39AD">
          <w:rPr>
            <w:rFonts w:ascii="Times New Roman" w:hAnsi="Times New Roman" w:cs="Times New Roman"/>
          </w:rPr>
          <w:t xml:space="preserve">use protocols that produce minimal GC biases in coverage, particularly in halophilic communities that have high GC-content variation in their metagenomes </w:t>
        </w:r>
        <w:r w:rsidR="00EC630F">
          <w:rPr>
            <w:rFonts w:ascii="Times New Roman" w:hAnsi="Times New Roman" w:cs="Times New Roman"/>
          </w:rPr>
          <w:fldChar w:fldCharType="begin">
            <w:fldData xml:space="preserve">PEVuZE5vdGU+PENpdGU+PEF1dGhvcj5QYXVsPC9BdXRob3I+PFllYXI+MjAwODwvWWVhcj48UmVj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=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PEVuZE5vdGU+PENpdGU+PEF1dGhvcj5QYXVsPC9BdXRob3I+PFllYXI+MjAwODwvWWVhcj48UmVj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=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49, 50</w:t>
        </w:r>
        <w:r w:rsidR="00EC630F">
          <w:rPr>
            <w:rFonts w:ascii="Times New Roman" w:hAnsi="Times New Roman" w:cs="Times New Roman"/>
            <w:noProof/>
          </w:rPr>
          <w:t>)</w:t>
        </w:r>
        <w:r w:rsidR="00EC630F">
          <w:rPr>
            <w:rFonts w:ascii="Times New Roman" w:hAnsi="Times New Roman" w:cs="Times New Roman"/>
          </w:rPr>
          <w:fldChar w:fldCharType="end"/>
        </w:r>
      </w:ins>
      <w:r w:rsidRPr="00F1362D">
        <w:rPr>
          <w:rFonts w:ascii="Times New Roman" w:hAnsi="Times New Roman" w:cs="Times New Roman"/>
        </w:rPr>
        <w:t xml:space="preserve">. </w:t>
      </w:r>
    </w:p>
    <w:p w14:paraId="46D42C94" w14:textId="77777777" w:rsidR="008300A2" w:rsidRDefault="008300A2" w:rsidP="008300A2">
      <w:pPr>
        <w:rPr>
          <w:rFonts w:ascii="Times New Roman" w:hAnsi="Times New Roman" w:cs="Times New Roman"/>
        </w:rPr>
      </w:pPr>
    </w:p>
    <w:p w14:paraId="54BF075A" w14:textId="77777777" w:rsidR="008300A2" w:rsidRPr="00F313BF" w:rsidRDefault="008300A2" w:rsidP="008300A2">
      <w:pPr>
        <w:rPr>
          <w:rFonts w:ascii="Times New Roman" w:hAnsi="Times New Roman" w:cs="Times New Roman"/>
          <w:b/>
        </w:rPr>
      </w:pPr>
      <w:r w:rsidRPr="00F1362D">
        <w:rPr>
          <w:rFonts w:ascii="Times New Roman" w:hAnsi="Times New Roman" w:cs="Times New Roman"/>
          <w:b/>
        </w:rPr>
        <w:t xml:space="preserve">Best </w:t>
      </w:r>
      <w:r>
        <w:rPr>
          <w:rFonts w:ascii="Times New Roman" w:hAnsi="Times New Roman" w:cs="Times New Roman"/>
          <w:b/>
        </w:rPr>
        <w:t xml:space="preserve">bioinformatics </w:t>
      </w:r>
      <w:r w:rsidRPr="00F1362D">
        <w:rPr>
          <w:rFonts w:ascii="Times New Roman" w:hAnsi="Times New Roman" w:cs="Times New Roman"/>
          <w:b/>
        </w:rPr>
        <w:t xml:space="preserve">practices for halophilic </w:t>
      </w:r>
      <w:r>
        <w:rPr>
          <w:rFonts w:ascii="Times New Roman" w:hAnsi="Times New Roman" w:cs="Times New Roman"/>
          <w:b/>
        </w:rPr>
        <w:t xml:space="preserve">metagenome </w:t>
      </w:r>
      <w:r w:rsidRPr="00F1362D">
        <w:rPr>
          <w:rFonts w:ascii="Times New Roman" w:hAnsi="Times New Roman" w:cs="Times New Roman"/>
          <w:b/>
        </w:rPr>
        <w:t>ana</w:t>
      </w:r>
      <w:r>
        <w:rPr>
          <w:rFonts w:ascii="Times New Roman" w:hAnsi="Times New Roman" w:cs="Times New Roman"/>
          <w:b/>
        </w:rPr>
        <w:t>lysis</w:t>
      </w:r>
    </w:p>
    <w:p w14:paraId="3F89DC84" w14:textId="4A0F38F8" w:rsidR="008300A2" w:rsidRDefault="008300A2" w:rsidP="008300A2">
      <w:pPr>
        <w:rPr>
          <w:rFonts w:ascii="Times New Roman" w:hAnsi="Times New Roman" w:cs="Times New Roman"/>
        </w:rPr>
      </w:pPr>
      <w:r w:rsidRPr="00F1362D">
        <w:rPr>
          <w:rFonts w:ascii="Times New Roman" w:hAnsi="Times New Roman" w:cs="Times New Roman"/>
        </w:rPr>
        <w:tab/>
      </w:r>
      <w:r>
        <w:rPr>
          <w:rFonts w:ascii="Times New Roman" w:hAnsi="Times New Roman" w:cs="Times New Roman"/>
        </w:rPr>
        <w:t xml:space="preserve">When </w:t>
      </w:r>
      <w:del w:id="182" w:author="German Uritskiy" w:date="2018-12-19T08:47:00Z">
        <w:r w:rsidR="00BE37F6">
          <w:rPr>
            <w:rFonts w:ascii="Times New Roman" w:hAnsi="Times New Roman" w:cs="Times New Roman"/>
          </w:rPr>
          <w:delText>c</w:delText>
        </w:r>
        <w:r w:rsidR="00D10440" w:rsidRPr="00F1362D">
          <w:rPr>
            <w:rFonts w:ascii="Times New Roman" w:hAnsi="Times New Roman" w:cs="Times New Roman"/>
          </w:rPr>
          <w:delText xml:space="preserve">omputational </w:delText>
        </w:r>
      </w:del>
      <w:r w:rsidR="001966C0">
        <w:rPr>
          <w:rFonts w:ascii="Times New Roman" w:hAnsi="Times New Roman" w:cs="Times New Roman"/>
        </w:rPr>
        <w:t xml:space="preserve">processing </w:t>
      </w:r>
      <w:del w:id="183" w:author="German Uritskiy" w:date="2018-12-19T08:47:00Z">
        <w:r w:rsidR="00BE37F6">
          <w:rPr>
            <w:rFonts w:ascii="Times New Roman" w:hAnsi="Times New Roman" w:cs="Times New Roman"/>
          </w:rPr>
          <w:delText>halophile metagenomic</w:delText>
        </w:r>
      </w:del>
      <w:ins w:id="184" w:author="German Uritskiy" w:date="2018-12-19T08:47:00Z">
        <w:r w:rsidR="001966C0">
          <w:rPr>
            <w:rFonts w:ascii="Times New Roman" w:hAnsi="Times New Roman" w:cs="Times New Roman"/>
          </w:rPr>
          <w:t>halophilic metagenome</w:t>
        </w:r>
      </w:ins>
      <w:r>
        <w:rPr>
          <w:rFonts w:ascii="Times New Roman" w:hAnsi="Times New Roman" w:cs="Times New Roman"/>
        </w:rPr>
        <w:t xml:space="preserve"> sequencing data, it is important to adjust existing pipelines to accommodate for their high str</w:t>
      </w:r>
      <w:r w:rsidR="00CB39AD">
        <w:rPr>
          <w:rFonts w:ascii="Times New Roman" w:hAnsi="Times New Roman" w:cs="Times New Roman"/>
        </w:rPr>
        <w:t>ain heterogeneity, high GC-</w:t>
      </w:r>
      <w:del w:id="185" w:author="German Uritskiy" w:date="2018-12-19T08:47:00Z">
        <w:r w:rsidR="00BE37F6">
          <w:rPr>
            <w:rFonts w:ascii="Times New Roman" w:hAnsi="Times New Roman" w:cs="Times New Roman"/>
          </w:rPr>
          <w:delText>contitent</w:delText>
        </w:r>
      </w:del>
      <w:ins w:id="186" w:author="German Uritskiy" w:date="2018-12-19T08:47:00Z">
        <w:r w:rsidR="00CB39AD">
          <w:rPr>
            <w:rFonts w:ascii="Times New Roman" w:hAnsi="Times New Roman" w:cs="Times New Roman"/>
          </w:rPr>
          <w:t>con</w:t>
        </w:r>
        <w:r>
          <w:rPr>
            <w:rFonts w:ascii="Times New Roman" w:hAnsi="Times New Roman" w:cs="Times New Roman"/>
          </w:rPr>
          <w:t>tent</w:t>
        </w:r>
      </w:ins>
      <w:r>
        <w:rPr>
          <w:rFonts w:ascii="Times New Roman" w:hAnsi="Times New Roman" w:cs="Times New Roman"/>
        </w:rPr>
        <w:t xml:space="preserve"> diversity, and underrepresentation in most sequence databases. While this section does not provide a step-by-step instruction of bioinformatics analysis, it outlines core </w:t>
      </w:r>
      <w:del w:id="187" w:author="German Uritskiy" w:date="2018-12-19T08:47:00Z">
        <w:r w:rsidR="00BE37F6">
          <w:rPr>
            <w:rFonts w:ascii="Times New Roman" w:hAnsi="Times New Roman" w:cs="Times New Roman"/>
          </w:rPr>
          <w:delText xml:space="preserve">the main </w:delText>
        </w:r>
      </w:del>
      <w:r>
        <w:rPr>
          <w:rFonts w:ascii="Times New Roman" w:hAnsi="Times New Roman" w:cs="Times New Roman"/>
        </w:rPr>
        <w:t>considerations and adjustments bioinformaticians should be making while interrogating halophilic metagenomes.</w:t>
      </w:r>
      <w:r w:rsidRPr="00163D88">
        <w:rPr>
          <w:rFonts w:ascii="Times New Roman" w:hAnsi="Times New Roman" w:cs="Times New Roman"/>
        </w:rPr>
        <w:t xml:space="preserve"> </w:t>
      </w:r>
      <w:r w:rsidRPr="00F1362D">
        <w:rPr>
          <w:rFonts w:ascii="Times New Roman" w:hAnsi="Times New Roman" w:cs="Times New Roman"/>
        </w:rPr>
        <w:t xml:space="preserve">Using automated metagenomic analysis pipelines such as metaWRAP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&lt;EndNote&gt;&lt;Cite&gt;&lt;Author&gt;Uritskiy&lt;/Author&gt;&lt;Year&gt;2018&lt;/Year&gt;&lt;RecNum&gt;8828&lt;/RecNum&gt;&lt;DisplayText&gt;(&lt;style face="italic"&gt;20&lt;/style&gt;)&lt;/DisplayText&gt;&lt;record&gt;&lt;rec-number&gt;8828&lt;/rec-number&gt;&lt;foreign-keys&gt;&lt;key app="EN" db-id="vawrdvfvexr9z1e5pd0p92dt2dzpvp0ezpsr" timestamp="1531540222"&gt;8828&lt;/key&gt;&lt;/foreign-keys&gt;&lt;ref-type name="Journal Article"&gt;17&lt;/ref-type&gt;&lt;contributors&gt;&lt;authors&gt;&lt;author&gt;Uritskiy, Gherman V&lt;/author&gt;&lt;author&gt;DiRuggiero, Jocelyne&lt;/author&gt;&lt;author&gt;Taylor, James&lt;/author&gt;&lt;/authors&gt;&lt;/contributors&gt;&lt;titles&gt;&lt;title&gt;MetaWRAP - a flexible pipeline for genome-resolved metagenomic data analysis&lt;/title&gt;&lt;secondary-title&gt;bioRxiv&lt;/secondary-title&gt;&lt;/titles&gt;&lt;periodical&gt;&lt;full-title&gt;bioRxiv&lt;/full-title&gt;&lt;/periodical&gt;&lt;dates&gt;&lt;year&gt;2018&lt;/year&gt;&lt;/dates&gt;&lt;urls&gt;&lt;related-urls&gt;&lt;url&gt;https://www.biorxiv.org/content/biorxiv/early/2018/03/06/277442.full.pdf&lt;/url&gt;&lt;/related-urls&gt;&lt;/urls&gt;&lt;electronic-resource-num&gt;10.1101/277442&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20</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or SqueezeM </w:t>
      </w:r>
      <w:del w:id="188" w:author="German Uritskiy" w:date="2018-12-19T08:47:00Z">
        <w:r w:rsidR="00163D88"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&lt;EndNote&gt;&lt;Cite&gt;&lt;Author&gt;Tamames&lt;/Author&gt;&lt;Year&gt;2018&lt;/Year&gt;&lt;RecNum&gt;9001&lt;/RecNum&gt;&lt;DisplayText&gt;(&lt;style face="italic"&gt;56&lt;/style&gt;)&lt;/DisplayText&gt;&lt;record&gt;&lt;rec-number&gt;9001&lt;/rec-number&gt;&lt;foreign-keys&gt;&lt;key app="EN" db-id="vawrdvfvexr9z1e5pd0p92dt2dzpvp0ezpsr" timestamp="1543587927"&gt;9001&lt;/key&gt;&lt;/foreign-keys&gt;&lt;ref-type name="Journal Article"&gt;17&lt;/ref-type&gt;&lt;contributors&gt;&lt;authors&gt;&lt;author&gt;Tamames, Javier&lt;/author&gt;&lt;author&gt;Puente-Sanchez, Fernando&lt;/author&gt;&lt;/authors&gt;&lt;/contributors&gt;&lt;titles&gt;&lt;title&gt;SqueezeM, a highly portable, fully automatic metagenomic analysis pipeline&lt;/title&gt;&lt;secondary-title&gt;bioRxiv&lt;/secondary-title&gt;&lt;/titles&gt;&lt;periodical&gt;&lt;full-title&gt;bioRxiv&lt;/full-title&gt;&lt;/periodical&gt;&lt;dates&gt;&lt;year&gt;2018&lt;/year&gt;&lt;/dates&gt;&lt;work-type&gt;10.1101/347559&lt;/work-type&gt;&lt;urls&gt;&lt;related-urls&gt;&lt;url&gt;http://biorxiv.org/content/early/2018/11/27/347559.abstract&lt;/url&gt;&lt;/related-urls&gt;&lt;/urls&gt;&lt;/record&gt;&lt;/Cite&gt;&lt;/EndNote&gt;</w:delInstrText>
        </w:r>
        <w:r w:rsidR="00163D88"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56</w:delText>
        </w:r>
        <w:r w:rsidR="007D4308">
          <w:rPr>
            <w:rFonts w:ascii="Times New Roman" w:hAnsi="Times New Roman" w:cs="Times New Roman"/>
            <w:noProof/>
          </w:rPr>
          <w:delText>)</w:delText>
        </w:r>
        <w:r w:rsidR="00163D88" w:rsidRPr="00F1362D">
          <w:rPr>
            <w:rFonts w:ascii="Times New Roman" w:hAnsi="Times New Roman" w:cs="Times New Roman"/>
          </w:rPr>
          <w:fldChar w:fldCharType="end"/>
        </w:r>
        <w:r w:rsidR="00163D88" w:rsidRPr="00F1362D">
          <w:rPr>
            <w:rFonts w:ascii="Times New Roman" w:hAnsi="Times New Roman" w:cs="Times New Roman"/>
          </w:rPr>
          <w:delText xml:space="preserve"> may also be used to streamline </w:delText>
        </w:r>
        <w:r w:rsidR="00D044F1">
          <w:rPr>
            <w:rFonts w:ascii="Times New Roman" w:hAnsi="Times New Roman" w:cs="Times New Roman"/>
          </w:rPr>
          <w:delText xml:space="preserve">and simplify </w:delText>
        </w:r>
        <w:r w:rsidR="00163D88" w:rsidRPr="00F1362D">
          <w:rPr>
            <w:rFonts w:ascii="Times New Roman" w:hAnsi="Times New Roman" w:cs="Times New Roman"/>
          </w:rPr>
          <w:delText>analysis, although pipelines that are intended for translational microbiomes should be avoided</w:delText>
        </w:r>
      </w:del>
      <w:ins w:id="189" w:author="German Uritskiy" w:date="2018-12-19T08:47:00Z">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&lt;EndNote&gt;&lt;Cite&gt;&lt;Author&gt;Tamames&lt;/Author&gt;&lt;Year&gt;2018&lt;/Year&gt;&lt;RecNum&gt;9001&lt;/RecNum&gt;&lt;DisplayText&gt;(&lt;style face="italic"&gt;51&lt;/style&gt;)&lt;/DisplayText&gt;&lt;record&gt;&lt;rec-number&gt;9001&lt;/rec-number&gt;&lt;foreign-keys&gt;&lt;key app="EN" db-id="vawrdvfvexr9z1e5pd0p92dt2dzpvp0ezpsr" timestamp="1543587927"&gt;9001&lt;/key&gt;&lt;/foreign-keys&gt;&lt;ref-type name="Journal Article"&gt;17&lt;/ref-type&gt;&lt;contributors&gt;&lt;authors&gt;&lt;author&gt;Tamames, Javier&lt;/author&gt;&lt;author&gt;Puente-Sanchez, Fernando&lt;/author&gt;&lt;/authors&gt;&lt;/contributors&gt;&lt;titles&gt;&lt;title&gt;SqueezeM, a highly portable, fully automatic metagenomic analysis pipeline&lt;/title&gt;&lt;secondary-title&gt;bioRxiv&lt;/secondary-title&gt;&lt;/titles&gt;&lt;periodical&gt;&lt;full-title&gt;bioRxiv&lt;/full-title&gt;&lt;/periodical&gt;&lt;dates&gt;&lt;year&gt;2018&lt;/year&gt;&lt;/dates&gt;&lt;work-type&gt;10.1101/347559&lt;/work-type&gt;&lt;urls&gt;&lt;related-urls&gt;&lt;url&gt;http://biorxiv.org/content/early/2018/11/27/347559.abstract&lt;/url&gt;&lt;/related-urls&gt;&lt;/urls&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51</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may also be used to streamline </w:t>
        </w:r>
        <w:r>
          <w:rPr>
            <w:rFonts w:ascii="Times New Roman" w:hAnsi="Times New Roman" w:cs="Times New Roman"/>
          </w:rPr>
          <w:t xml:space="preserve">and simplify </w:t>
        </w:r>
        <w:r w:rsidRPr="00F1362D">
          <w:rPr>
            <w:rFonts w:ascii="Times New Roman" w:hAnsi="Times New Roman" w:cs="Times New Roman"/>
          </w:rPr>
          <w:t xml:space="preserve">analysis, although pipelines that are intended for </w:t>
        </w:r>
        <w:r w:rsidR="00281EBE">
          <w:rPr>
            <w:rFonts w:ascii="Times New Roman" w:hAnsi="Times New Roman" w:cs="Times New Roman"/>
          </w:rPr>
          <w:t>clinical</w:t>
        </w:r>
        <w:r w:rsidRPr="00F1362D">
          <w:rPr>
            <w:rFonts w:ascii="Times New Roman" w:hAnsi="Times New Roman" w:cs="Times New Roman"/>
          </w:rPr>
          <w:t xml:space="preserve"> microbiomes </w:t>
        </w:r>
        <w:r w:rsidR="005C69DA">
          <w:rPr>
            <w:rFonts w:ascii="Times New Roman" w:hAnsi="Times New Roman" w:cs="Times New Roman"/>
          </w:rPr>
          <w:t>such as gut microbiota</w:t>
        </w:r>
        <w:r w:rsidR="005C69DA" w:rsidRPr="00F1362D">
          <w:rPr>
            <w:rFonts w:ascii="Times New Roman" w:hAnsi="Times New Roman" w:cs="Times New Roman"/>
          </w:rPr>
          <w:t xml:space="preserve"> </w:t>
        </w:r>
        <w:r w:rsidRPr="00F1362D">
          <w:rPr>
            <w:rFonts w:ascii="Times New Roman" w:hAnsi="Times New Roman" w:cs="Times New Roman"/>
          </w:rPr>
          <w:t>should be avoided</w:t>
        </w:r>
        <w:r w:rsidR="00CB39AD">
          <w:rPr>
            <w:rFonts w:ascii="Times New Roman" w:hAnsi="Times New Roman" w:cs="Times New Roman"/>
          </w:rPr>
          <w:t>, as they rely strongly on pre-existing taxonomic and functional databases of closely related organisms</w:t>
        </w:r>
      </w:ins>
      <w:r w:rsidRPr="00F1362D">
        <w:rPr>
          <w:rFonts w:ascii="Times New Roman" w:hAnsi="Times New Roman" w:cs="Times New Roman"/>
        </w:rPr>
        <w:t xml:space="preserve">. </w:t>
      </w:r>
    </w:p>
    <w:p w14:paraId="3B70320A" w14:textId="77777777" w:rsidR="00D01C37" w:rsidRPr="00F1362D" w:rsidRDefault="00163D88" w:rsidP="00D97A46">
      <w:pPr>
        <w:rPr>
          <w:del w:id="190" w:author="German Uritskiy" w:date="2018-12-19T08:47:00Z"/>
          <w:rFonts w:ascii="Times New Roman" w:hAnsi="Times New Roman" w:cs="Times New Roman"/>
        </w:rPr>
      </w:pPr>
      <w:del w:id="191" w:author="German Uritskiy" w:date="2018-12-19T08:47:00Z">
        <w:r>
          <w:rPr>
            <w:rFonts w:ascii="Times New Roman" w:hAnsi="Times New Roman" w:cs="Times New Roman"/>
          </w:rPr>
          <w:tab/>
          <w:delText xml:space="preserve">The </w:delText>
        </w:r>
        <w:r w:rsidR="00D10440" w:rsidRPr="00F1362D">
          <w:rPr>
            <w:rFonts w:ascii="Times New Roman" w:hAnsi="Times New Roman" w:cs="Times New Roman"/>
          </w:rPr>
          <w:delText xml:space="preserve">pre-processing of WMGS data </w:delText>
        </w:r>
        <w:r>
          <w:rPr>
            <w:rFonts w:ascii="Times New Roman" w:hAnsi="Times New Roman" w:cs="Times New Roman"/>
          </w:rPr>
          <w:delText xml:space="preserve">through read trimming and metagenomic assembly </w:delText>
        </w:r>
        <w:r w:rsidR="00D10440" w:rsidRPr="00F1362D">
          <w:rPr>
            <w:rFonts w:ascii="Times New Roman" w:hAnsi="Times New Roman" w:cs="Times New Roman"/>
          </w:rPr>
          <w:delText>is no</w:delText>
        </w:r>
        <w:r w:rsidR="00D01C37" w:rsidRPr="00F1362D">
          <w:rPr>
            <w:rFonts w:ascii="Times New Roman" w:hAnsi="Times New Roman" w:cs="Times New Roman"/>
          </w:rPr>
          <w:delText>t</w:delText>
        </w:r>
        <w:r w:rsidR="00D10440" w:rsidRPr="00F1362D">
          <w:rPr>
            <w:rFonts w:ascii="Times New Roman" w:hAnsi="Times New Roman" w:cs="Times New Roman"/>
          </w:rPr>
          <w:delText xml:space="preserve"> notably different from that of other microbiomes. </w:delText>
        </w:r>
        <w:r>
          <w:rPr>
            <w:rFonts w:ascii="Times New Roman" w:hAnsi="Times New Roman" w:cs="Times New Roman"/>
          </w:rPr>
          <w:delText>W</w:delText>
        </w:r>
        <w:r w:rsidR="00D10440" w:rsidRPr="00F1362D">
          <w:rPr>
            <w:rFonts w:ascii="Times New Roman" w:hAnsi="Times New Roman" w:cs="Times New Roman"/>
          </w:rPr>
          <w:delText xml:space="preserve">e encourage testing a variety of software, as some may be more suited for specific types of </w:delText>
        </w:r>
        <w:r w:rsidR="00D01C37" w:rsidRPr="00F1362D">
          <w:rPr>
            <w:rFonts w:ascii="Times New Roman" w:hAnsi="Times New Roman" w:cs="Times New Roman"/>
          </w:rPr>
          <w:delText xml:space="preserve">microbial community types </w:delText>
        </w:r>
        <w:r w:rsidR="00145712" w:rsidRPr="00F1362D">
          <w:rPr>
            <w:rFonts w:ascii="Times New Roman" w:hAnsi="Times New Roman" w:cs="Times New Roman"/>
          </w:rPr>
          <w:fldChar w:fldCharType="begin">
            <w:fldData xml:space="preserve">PEVuZE5vdGU+PENpdGU+PEF1dGhvcj5TY3p5cmJhPC9BdXRob3I+PFllYXI+MjAxNzwvWWVhcj48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</w:fldData>
          </w:fldChar>
        </w:r>
        <w:r w:rsidR="007D4308">
          <w:rPr>
            <w:rFonts w:ascii="Times New Roman" w:hAnsi="Times New Roman" w:cs="Times New Roman"/>
          </w:rPr>
          <w:delInstrText xml:space="preserve"> ADDIN EN.CITE </w:delInstrText>
        </w:r>
        <w:r w:rsidR="007D4308">
          <w:rPr>
            <w:rFonts w:ascii="Times New Roman" w:hAnsi="Times New Roman" w:cs="Times New Roman"/>
          </w:rPr>
          <w:fldChar w:fldCharType="begin">
            <w:fldData xml:space="preserve">PEVuZE5vdGU+PENpdGU+PEF1dGhvcj5TY3p5cmJhPC9BdXRob3I+PFllYXI+MjAxNzwvWWVhcj48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</w:fldData>
          </w:fldChar>
        </w:r>
        <w:r w:rsidR="007D4308">
          <w:rPr>
            <w:rFonts w:ascii="Times New Roman" w:hAnsi="Times New Roman" w:cs="Times New Roman"/>
          </w:rPr>
          <w:delInstrText xml:space="preserve"> ADDIN EN.CITE.DATA </w:delInstrText>
        </w:r>
        <w:r w:rsidR="007D4308">
          <w:rPr>
            <w:rFonts w:ascii="Times New Roman" w:hAnsi="Times New Roman" w:cs="Times New Roman"/>
          </w:rPr>
        </w:r>
        <w:r w:rsidR="007D4308">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57</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D10440" w:rsidRPr="00F1362D">
          <w:rPr>
            <w:rFonts w:ascii="Times New Roman" w:hAnsi="Times New Roman" w:cs="Times New Roman"/>
          </w:rPr>
          <w:delText xml:space="preserve">. </w:delText>
        </w:r>
        <w:r>
          <w:rPr>
            <w:rFonts w:ascii="Times New Roman" w:hAnsi="Times New Roman" w:cs="Times New Roman"/>
          </w:rPr>
          <w:delText>For metagenomic assembly</w:delText>
        </w:r>
        <w:r w:rsidR="00B873AC">
          <w:rPr>
            <w:rFonts w:ascii="Times New Roman" w:hAnsi="Times New Roman" w:cs="Times New Roman"/>
          </w:rPr>
          <w:delText xml:space="preserve">, metaSPAdes </w:delText>
        </w:r>
        <w:r w:rsidR="007D4308">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&lt;EndNote&gt;&lt;Cite&gt;&lt;Author&gt;Nurk&lt;/Author&gt;&lt;Year&gt;2017&lt;/Year&gt;&lt;RecNum&gt;8491&lt;/RecNum&gt;&lt;DisplayText&gt;(&lt;style face="italic"&gt;58&lt;/style&gt;)&lt;/DisplayText&gt;&lt;record&gt;&lt;rec-number&gt;8491&lt;/rec-number&gt;&lt;foreign-keys&gt;&lt;key app="EN" db-id="vawrdvfvexr9z1e5pd0p92dt2dzpvp0ezpsr" timestamp="1518097391"&gt;8491&lt;/key&gt;&lt;/foreign-keys&gt;&lt;ref-type name="Journal Article"&gt;17&lt;/ref-type&gt;&lt;contributors&gt;&lt;authors&gt;&lt;author&gt;Nurk, S.&lt;/author&gt;&lt;author&gt;Meleshko, D.&lt;/author&gt;&lt;author&gt;Korobeynikov, A.&lt;/author&gt;&lt;author&gt;Pevzner, P. A.&lt;/author&gt;&lt;/authors&gt;&lt;/contributors&gt;&lt;auth-address&gt;Center for Algorithmic Biotechnology, Institute for Translational Biomedicine, St. Petersburg State University, St. Petersburg, Russia 199004.&amp;#xD;Department of Statistical Modelling, St. Petersburg State University, St. Petersburg, Russia 198515.&amp;#xD;Department of Computer Science and Engineering, University of California, San Diego, California 92093-0404, USA.&lt;/auth-address&gt;&lt;titles&gt;&lt;title&gt;metaSPAdes: a new versatile metagenomic assembler&lt;/title&gt;&lt;secondary-title&gt;Genome Res&lt;/secondary-title&gt;&lt;/titles&gt;&lt;periodical&gt;&lt;full-title&gt;Genome Res&lt;/full-title&gt;&lt;/periodical&gt;&lt;pages&gt;824-834&lt;/pages&gt;&lt;volume&gt;27&lt;/volume&gt;&lt;number&gt;5&lt;/number&gt;&lt;keywords&gt;&lt;keyword&gt;Contig Mapping/*methods&lt;/keyword&gt;&lt;keyword&gt;Genome, Bacterial&lt;/keyword&gt;&lt;keyword&gt;Genomics/*methods&lt;/keyword&gt;&lt;keyword&gt;*Metagenome&lt;/keyword&gt;&lt;keyword&gt;Sequence Analysis, DNA/*methods&lt;/keyword&gt;&lt;keyword&gt;*Software&lt;/keyword&gt;&lt;/keywords&gt;&lt;dates&gt;&lt;year&gt;2017&lt;/year&gt;&lt;pub-dates&gt;&lt;date&gt;May&lt;/date&gt;&lt;/pub-dates&gt;&lt;/dates&gt;&lt;isbn&gt;1549-5469 (Electronic)&amp;#xD;1088-9051 (Linking)&lt;/isbn&gt;&lt;accession-num&gt;28298430&lt;/accession-num&gt;&lt;urls&gt;&lt;related-urls&gt;&lt;url&gt;https://www.ncbi.nlm.nih.gov/pubmed/28298430&lt;/url&gt;&lt;/related-urls&gt;&lt;/urls&gt;&lt;custom2&gt;PMC5411777&lt;/custom2&gt;&lt;electronic-resource-num&gt;10.1101/gr.213959.116&lt;/electronic-resource-num&gt;&lt;/record&gt;&lt;/Cite&gt;&lt;/EndNote&gt;</w:delInstrText>
        </w:r>
        <w:r w:rsidR="007D4308">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58</w:delText>
        </w:r>
        <w:r w:rsidR="007D4308">
          <w:rPr>
            <w:rFonts w:ascii="Times New Roman" w:hAnsi="Times New Roman" w:cs="Times New Roman"/>
            <w:noProof/>
          </w:rPr>
          <w:delText>)</w:delText>
        </w:r>
        <w:r w:rsidR="007D4308">
          <w:rPr>
            <w:rFonts w:ascii="Times New Roman" w:hAnsi="Times New Roman" w:cs="Times New Roman"/>
          </w:rPr>
          <w:fldChar w:fldCharType="end"/>
        </w:r>
        <w:r w:rsidR="00934808">
          <w:rPr>
            <w:rFonts w:ascii="Times New Roman" w:hAnsi="Times New Roman" w:cs="Times New Roman"/>
          </w:rPr>
          <w:delText xml:space="preserve"> </w:delText>
        </w:r>
        <w:r w:rsidR="00B873AC">
          <w:rPr>
            <w:rFonts w:ascii="Times New Roman" w:hAnsi="Times New Roman" w:cs="Times New Roman"/>
          </w:rPr>
          <w:delText xml:space="preserve">is currently considered to the the best overall, while MegaHIT </w:delText>
        </w:r>
      </w:del>
      <w:ins w:id="192" w:author="German Uritskiy" w:date="2018-12-19T08:47:00Z">
        <w:r w:rsidR="008300A2">
          <w:rPr>
            <w:rFonts w:ascii="Times New Roman" w:hAnsi="Times New Roman" w:cs="Times New Roman"/>
          </w:rPr>
          <w:tab/>
          <w:t xml:space="preserve">The </w:t>
        </w:r>
        <w:r w:rsidR="008300A2" w:rsidRPr="00F1362D">
          <w:rPr>
            <w:rFonts w:ascii="Times New Roman" w:hAnsi="Times New Roman" w:cs="Times New Roman"/>
          </w:rPr>
          <w:t>pre-processing of WMGS data</w:t>
        </w:r>
        <w:r w:rsidR="00013719">
          <w:rPr>
            <w:rFonts w:ascii="Times New Roman" w:hAnsi="Times New Roman" w:cs="Times New Roman"/>
          </w:rPr>
          <w:t xml:space="preserve">, which typically includes </w:t>
        </w:r>
        <w:r w:rsidR="008300A2">
          <w:rPr>
            <w:rFonts w:ascii="Times New Roman" w:hAnsi="Times New Roman" w:cs="Times New Roman"/>
          </w:rPr>
          <w:t>read trimming</w:t>
        </w:r>
        <w:r w:rsidR="00013719">
          <w:rPr>
            <w:rFonts w:ascii="Times New Roman" w:hAnsi="Times New Roman" w:cs="Times New Roman"/>
          </w:rPr>
          <w:t xml:space="preserve">, duplicate read removal, </w:t>
        </w:r>
        <w:r w:rsidR="008300A2">
          <w:rPr>
            <w:rFonts w:ascii="Times New Roman" w:hAnsi="Times New Roman" w:cs="Times New Roman"/>
          </w:rPr>
          <w:t>and metagenomic assembly</w:t>
        </w:r>
        <w:r w:rsidR="00013719">
          <w:rPr>
            <w:rFonts w:ascii="Times New Roman" w:hAnsi="Times New Roman" w:cs="Times New Roman"/>
          </w:rPr>
          <w:t>,</w:t>
        </w:r>
        <w:r w:rsidR="008300A2">
          <w:rPr>
            <w:rFonts w:ascii="Times New Roman" w:hAnsi="Times New Roman" w:cs="Times New Roman"/>
          </w:rPr>
          <w:t xml:space="preserve"> </w:t>
        </w:r>
        <w:r w:rsidR="008300A2" w:rsidRPr="00F1362D">
          <w:rPr>
            <w:rFonts w:ascii="Times New Roman" w:hAnsi="Times New Roman" w:cs="Times New Roman"/>
          </w:rPr>
          <w:t xml:space="preserve">is not notably different from that of other microbiomes. </w:t>
        </w:r>
        <w:r w:rsidR="008300A2">
          <w:rPr>
            <w:rFonts w:ascii="Times New Roman" w:hAnsi="Times New Roman" w:cs="Times New Roman"/>
          </w:rPr>
          <w:t>W</w:t>
        </w:r>
        <w:r w:rsidR="008300A2" w:rsidRPr="00F1362D">
          <w:rPr>
            <w:rFonts w:ascii="Times New Roman" w:hAnsi="Times New Roman" w:cs="Times New Roman"/>
          </w:rPr>
          <w:t>e encourage</w:t>
        </w:r>
        <w:r w:rsidR="00013719">
          <w:rPr>
            <w:rFonts w:ascii="Times New Roman" w:hAnsi="Times New Roman" w:cs="Times New Roman"/>
          </w:rPr>
          <w:t xml:space="preserve"> testing a variety of software and comparing the results with evaluation programs such as FastQC </w:t>
        </w:r>
        <w:r w:rsidR="003A225B">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&lt;EndNote&gt;&lt;Cite&gt;&lt;Author&gt;Brown&lt;/Author&gt;&lt;Year&gt;2017&lt;/Year&gt;&lt;RecNum&gt;8565&lt;/RecNum&gt;&lt;DisplayText&gt;(&lt;style face="italic"&gt;52&lt;/style&gt;)&lt;/DisplayText&gt;&lt;record&gt;&lt;rec-number&gt;8565&lt;/rec-number&gt;&lt;foreign-keys&gt;&lt;key app="EN" db-id="vawrdvfvexr9z1e5pd0p92dt2dzpvp0ezpsr" timestamp="1518098805"&gt;8565&lt;/key&gt;&lt;/foreign-keys&gt;&lt;ref-type name="Journal Article"&gt;17&lt;/ref-type&gt;&lt;contributors&gt;&lt;authors&gt;&lt;author&gt;Brown, J.&lt;/author&gt;&lt;author&gt;Pirrung, M.&lt;/author&gt;&lt;author&gt;McCue, L. A.&lt;/author&gt;&lt;/authors&gt;&lt;/contributors&gt;&lt;auth-address&gt;Pacific Northwest National Laboratory, Richland, WA, 99352, USA.&lt;/auth-address&gt;&lt;titles&gt;&lt;title&gt;FQC Dashboard: integrates FastQC results into a web-based, interactive, and extensible FASTQ quality control tool&lt;/title&gt;&lt;secondary-title&gt;Bioinformatics&lt;/secondary-title&gt;&lt;/titles&gt;&lt;periodical&gt;&lt;full-title&gt;Bioinformatics&lt;/full-title&gt;&lt;/periodical&gt;&lt;dates&gt;&lt;year&gt;2017&lt;/year&gt;&lt;pub-dates&gt;&lt;date&gt;Jun 9&lt;/date&gt;&lt;/pub-dates&gt;&lt;/dates&gt;&lt;isbn&gt;1367-4811 (Electronic)&amp;#xD;1367-4803 (Linking)&lt;/isbn&gt;&lt;accession-num&gt;28605449&lt;/accession-num&gt;&lt;urls&gt;&lt;related-urls&gt;&lt;url&gt;https://www.ncbi.nlm.nih.gov/pubmed/28605449&lt;/url&gt;&lt;/related-urls&gt;&lt;/urls&gt;&lt;electronic-resource-num&gt;10.1093/bioinformatics/btx373&lt;/electronic-resource-num&gt;&lt;/record&gt;&lt;/Cite&gt;&lt;/EndNote&gt;</w:instrText>
        </w:r>
        <w:r w:rsidR="003A225B">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52</w:t>
        </w:r>
        <w:r w:rsidR="003A225B">
          <w:rPr>
            <w:rFonts w:ascii="Times New Roman" w:hAnsi="Times New Roman" w:cs="Times New Roman"/>
            <w:noProof/>
          </w:rPr>
          <w:t>)</w:t>
        </w:r>
        <w:r w:rsidR="003A225B">
          <w:rPr>
            <w:rFonts w:ascii="Times New Roman" w:hAnsi="Times New Roman" w:cs="Times New Roman"/>
          </w:rPr>
          <w:fldChar w:fldCharType="end"/>
        </w:r>
        <w:r w:rsidR="00013719">
          <w:rPr>
            <w:rFonts w:ascii="Times New Roman" w:hAnsi="Times New Roman" w:cs="Times New Roman"/>
          </w:rPr>
          <w:t xml:space="preserve"> (for reads) and MetaQUAST </w:t>
        </w:r>
        <w:r w:rsidR="003A225B">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&lt;EndNote&gt;&lt;Cite&gt;&lt;Author&gt;Mikheenko&lt;/Author&gt;&lt;Year&gt;2016&lt;/Year&gt;&lt;RecNum&gt;9019&lt;/RecNum&gt;&lt;DisplayText&gt;(&lt;style face="italic"&gt;53&lt;/style&gt;)&lt;/DisplayText&gt;&lt;record&gt;&lt;rec-number&gt;9019&lt;/rec-number&gt;&lt;foreign-keys&gt;&lt;key app="EN" db-id="vawrdvfvexr9z1e5pd0p92dt2dzpvp0ezpsr" timestamp="1544807750"&gt;9019&lt;/key&gt;&lt;/foreign-keys&gt;&lt;ref-type name="Journal Article"&gt;17&lt;/ref-type&gt;&lt;contributors&gt;&lt;authors&gt;&lt;author&gt;Mikheenko, A.&lt;/author&gt;&lt;author&gt;Saveliev, V.&lt;/author&gt;&lt;author&gt;Gurevich, A.&lt;/author&gt;&lt;/authors&gt;&lt;/contributors&gt;&lt;auth-address&gt;Center for Algorithmic Biotechnology, Institute of Translational Biomedicine, St. Petersburg State University, St. Petersburg 199034, Russia.&lt;/auth-address&gt;&lt;titles&gt;&lt;title&gt;MetaQUAST: evaluation of metagenome assemblies&lt;/title&gt;&lt;secondary-title&gt;Bioinformatics&lt;/secondary-title&gt;&lt;/titles&gt;&lt;periodical&gt;&lt;full-title&gt;Bioinformatics&lt;/full-title&gt;&lt;/periodical&gt;&lt;pages&gt;1088-90&lt;/pages&gt;&lt;volume&gt;32&lt;/volume&gt;&lt;number&gt;7&lt;/number&gt;&lt;keywords&gt;&lt;keyword&gt;Algorithms&lt;/keyword&gt;&lt;keyword&gt;Genomic Structural Variation&lt;/keyword&gt;&lt;keyword&gt;Metagenome&lt;/keyword&gt;&lt;keyword&gt;*Metagenomics&lt;/keyword&gt;&lt;keyword&gt;*Software&lt;/keyword&gt;&lt;/keywords&gt;&lt;dates&gt;&lt;year&gt;2016&lt;/year&gt;&lt;pub-dates&gt;&lt;date&gt;Apr 1&lt;/date&gt;&lt;/pub-dates&gt;&lt;/dates&gt;&lt;isbn&gt;1367-4811 (Electronic)&amp;#xD;1367-4803 (Linking)&lt;/isbn&gt;&lt;accession-num&gt;26614127&lt;/accession-num&gt;&lt;urls&gt;&lt;related-urls&gt;&lt;url&gt;https://www.ncbi.nlm.nih.gov/pubmed/26614127&lt;/url&gt;&lt;/related-urls&gt;&lt;/urls&gt;&lt;electronic-resource-num&gt;10.1093/bioinformatics/btv697&lt;/electronic-resource-num&gt;&lt;/record&gt;&lt;/Cite&gt;&lt;/EndNote&gt;</w:instrText>
        </w:r>
        <w:r w:rsidR="003A225B">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53</w:t>
        </w:r>
        <w:r w:rsidR="003A225B">
          <w:rPr>
            <w:rFonts w:ascii="Times New Roman" w:hAnsi="Times New Roman" w:cs="Times New Roman"/>
            <w:noProof/>
          </w:rPr>
          <w:t>)</w:t>
        </w:r>
        <w:r w:rsidR="003A225B">
          <w:rPr>
            <w:rFonts w:ascii="Times New Roman" w:hAnsi="Times New Roman" w:cs="Times New Roman"/>
          </w:rPr>
          <w:fldChar w:fldCharType="end"/>
        </w:r>
        <w:r w:rsidR="00013719">
          <w:rPr>
            <w:rFonts w:ascii="Times New Roman" w:hAnsi="Times New Roman" w:cs="Times New Roman"/>
          </w:rPr>
          <w:t xml:space="preserve"> (for assembly), </w:t>
        </w:r>
        <w:r w:rsidR="008300A2" w:rsidRPr="00F1362D">
          <w:rPr>
            <w:rFonts w:ascii="Times New Roman" w:hAnsi="Times New Roman" w:cs="Times New Roman"/>
          </w:rPr>
          <w:t xml:space="preserve">as some </w:t>
        </w:r>
        <w:r w:rsidR="00013719">
          <w:rPr>
            <w:rFonts w:ascii="Times New Roman" w:hAnsi="Times New Roman" w:cs="Times New Roman"/>
          </w:rPr>
          <w:t xml:space="preserve">methods </w:t>
        </w:r>
        <w:r w:rsidR="008300A2" w:rsidRPr="00F1362D">
          <w:rPr>
            <w:rFonts w:ascii="Times New Roman" w:hAnsi="Times New Roman" w:cs="Times New Roman"/>
          </w:rPr>
          <w:t xml:space="preserve">may be more suited for specific types of microbial community types </w:t>
        </w:r>
      </w:ins>
      <w:r w:rsidR="00EC630F">
        <w:rPr>
          <w:rFonts w:ascii="Times New Roman" w:hAnsi="Times New Roman" w:cs="Times New Roman"/>
        </w:rPr>
        <w:fldChar w:fldCharType="begin">
          <w:fldData xml:space="preserve">PEVuZE5vdGU+PENpdGU+PEF1dGhvcj5TY3p5cmJhPC9BdXRob3I+PFllYXI+MjAxNzwvWWVhcj48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PEVuZE5vdGU+PENpdGU+PEF1dGhvcj5TY3p5cmJhPC9BdXRob3I+PFllYXI+MjAxNzwvWWVhcj48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193" w:author="German Uritskiy" w:date="2018-12-19T08:47:00Z">
        <w:r w:rsidR="007D4308" w:rsidRPr="007D4308">
          <w:rPr>
            <w:rFonts w:ascii="Times New Roman" w:hAnsi="Times New Roman" w:cs="Times New Roman"/>
            <w:i/>
            <w:noProof/>
          </w:rPr>
          <w:delText>59</w:delText>
        </w:r>
      </w:del>
      <w:ins w:id="194" w:author="German Uritskiy" w:date="2018-12-19T08:47:00Z">
        <w:r w:rsidR="003A225B" w:rsidRPr="003A225B">
          <w:rPr>
            <w:rFonts w:ascii="Times New Roman" w:hAnsi="Times New Roman" w:cs="Times New Roman"/>
            <w:i/>
            <w:noProof/>
          </w:rPr>
          <w:t>54</w:t>
        </w:r>
      </w:ins>
      <w:r w:rsidR="003A225B">
        <w:rPr>
          <w:rFonts w:ascii="Times New Roman" w:hAnsi="Times New Roman" w:cs="Times New Roman"/>
          <w:noProof/>
        </w:rPr>
        <w:t>)</w:t>
      </w:r>
      <w:r w:rsidR="00EC630F">
        <w:rPr>
          <w:rFonts w:ascii="Times New Roman" w:hAnsi="Times New Roman" w:cs="Times New Roman"/>
        </w:rPr>
        <w:fldChar w:fldCharType="end"/>
      </w:r>
      <w:del w:id="195" w:author="German Uritskiy" w:date="2018-12-19T08:47:00Z">
        <w:r w:rsidR="00934808">
          <w:rPr>
            <w:rFonts w:ascii="Times New Roman" w:hAnsi="Times New Roman" w:cs="Times New Roman"/>
          </w:rPr>
          <w:delText xml:space="preserve"> </w:delText>
        </w:r>
        <w:r w:rsidR="00B873AC">
          <w:rPr>
            <w:rFonts w:ascii="Times New Roman" w:hAnsi="Times New Roman" w:cs="Times New Roman"/>
          </w:rPr>
          <w:delText xml:space="preserve">is the best solution when resources are a limiting factor </w:delText>
        </w:r>
        <w:r w:rsidR="00B873AC">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&lt;EndNote&gt;&lt;Cite&gt;&lt;Author&gt;Vollmers&lt;/Author&gt;&lt;Year&gt;2017&lt;/Year&gt;&lt;RecNum&gt;8940&lt;/RecNum&gt;&lt;DisplayText&gt;(&lt;style face="italic"&gt;60&lt;/style&gt;)&lt;/DisplayText&gt;&lt;record&gt;&lt;rec-number&gt;8940&lt;/rec-number&gt;&lt;foreign-keys&gt;&lt;key app="EN" db-id="vawrdvfvexr9z1e5pd0p92dt2dzpvp0ezpsr" timestamp="1543336537"&gt;8940&lt;/key&gt;&lt;/foreign-keys&gt;&lt;ref-type name="Journal Article"&gt;17&lt;/ref-type&gt;&lt;contributors&gt;&lt;authors&gt;&lt;author&gt;Vollmers, J.&lt;/author&gt;&lt;author&gt;Wiegand, S.&lt;/author&gt;&lt;author&gt;Kaster, A. K.&lt;/author&gt;&lt;/authors&gt;&lt;/contributors&gt;&lt;auth-address&gt;Leibniz Institute DSMZ - German Collection of Microorganisms and Cell Cultures, Braunschweig, Germany.&lt;/auth-address&gt;&lt;titles&gt;&lt;title&gt;Comparing and Evaluating Metagenome Assembly Tools from a Microbiologist&amp;apos;s Perspective - Not Only Size Matters!&lt;/title&gt;&lt;secondary-title&gt;PLoS One&lt;/secondary-title&gt;&lt;/titles&gt;&lt;periodical&gt;&lt;full-title&gt;PLoS One&lt;/full-title&gt;&lt;/periodical&gt;&lt;pages&gt;e0169662&lt;/pages&gt;&lt;volume&gt;12&lt;/volume&gt;&lt;number&gt;1&lt;/number&gt;&lt;keywords&gt;&lt;keyword&gt;Biodiversity&lt;/keyword&gt;&lt;keyword&gt;Forests&lt;/keyword&gt;&lt;keyword&gt;High-Throughput Nucleotide Sequencing/methods&lt;/keyword&gt;&lt;keyword&gt;Macrocystis/genetics&lt;/keyword&gt;&lt;keyword&gt;*Metagenome&lt;/keyword&gt;&lt;keyword&gt;Metagenomics/*methods&lt;/keyword&gt;&lt;keyword&gt;Phylogeny&lt;/keyword&gt;&lt;keyword&gt;*Software&lt;/keyword&gt;&lt;keyword&gt;Soil Microbiology&lt;/keyword&gt;&lt;/keywords&gt;&lt;dates&gt;&lt;year&gt;2017&lt;/year&gt;&lt;/dates&gt;&lt;isbn&gt;1932-6203 (Electronic)&amp;#xD;1932-6203 (Linking)&lt;/isbn&gt;&lt;accession-num&gt;28099457&lt;/accession-num&gt;&lt;urls&gt;&lt;related-urls&gt;&lt;url&gt;https://www.ncbi.nlm.nih.gov/pubmed/28099457&lt;/url&gt;&lt;/related-urls&gt;&lt;/urls&gt;&lt;custom2&gt;PMC5242441&lt;/custom2&gt;&lt;electronic-resource-num&gt;10.1371/journal.pone.0169662&lt;/electronic-resource-num&gt;&lt;/record&gt;&lt;/Cite&gt;&lt;/EndNote&gt;</w:delInstrText>
        </w:r>
        <w:r w:rsidR="00B873AC">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60</w:delText>
        </w:r>
        <w:r w:rsidR="007D4308">
          <w:rPr>
            <w:rFonts w:ascii="Times New Roman" w:hAnsi="Times New Roman" w:cs="Times New Roman"/>
            <w:noProof/>
          </w:rPr>
          <w:delText>)</w:delText>
        </w:r>
        <w:r w:rsidR="00B873AC">
          <w:rPr>
            <w:rFonts w:ascii="Times New Roman" w:hAnsi="Times New Roman" w:cs="Times New Roman"/>
          </w:rPr>
          <w:fldChar w:fldCharType="end"/>
        </w:r>
        <w:r w:rsidR="00B873AC">
          <w:rPr>
            <w:rFonts w:ascii="Times New Roman" w:hAnsi="Times New Roman" w:cs="Times New Roman"/>
          </w:rPr>
          <w:delText xml:space="preserve">. </w:delText>
        </w:r>
      </w:del>
    </w:p>
    <w:p w14:paraId="373AD868" w14:textId="77777777" w:rsidR="00821B3A" w:rsidRPr="00F1362D" w:rsidRDefault="00D01C37" w:rsidP="00D97A46">
      <w:pPr>
        <w:rPr>
          <w:del w:id="196" w:author="German Uritskiy" w:date="2018-12-19T08:47:00Z"/>
          <w:rFonts w:ascii="Times New Roman" w:hAnsi="Times New Roman" w:cs="Times New Roman"/>
        </w:rPr>
      </w:pPr>
      <w:del w:id="197" w:author="German Uritskiy" w:date="2018-12-19T08:47:00Z">
        <w:r w:rsidRPr="00F1362D">
          <w:rPr>
            <w:rFonts w:ascii="Times New Roman" w:hAnsi="Times New Roman" w:cs="Times New Roman"/>
          </w:rPr>
          <w:tab/>
          <w:delText xml:space="preserve">During </w:delText>
        </w:r>
        <w:r w:rsidR="00D10440" w:rsidRPr="00F1362D">
          <w:rPr>
            <w:rFonts w:ascii="Times New Roman" w:hAnsi="Times New Roman" w:cs="Times New Roman"/>
          </w:rPr>
          <w:delText xml:space="preserve">taxonomic </w:delText>
        </w:r>
        <w:r w:rsidRPr="00F1362D">
          <w:rPr>
            <w:rFonts w:ascii="Times New Roman" w:hAnsi="Times New Roman" w:cs="Times New Roman"/>
          </w:rPr>
          <w:delText>and functional annotation of halophilic metagenomes</w:delText>
        </w:r>
        <w:r w:rsidR="00D10440" w:rsidRPr="00F1362D">
          <w:rPr>
            <w:rFonts w:ascii="Times New Roman" w:hAnsi="Times New Roman" w:cs="Times New Roman"/>
          </w:rPr>
          <w:delText xml:space="preserve">, it is important to keep in mind that </w:delText>
        </w:r>
        <w:r w:rsidR="000E3582" w:rsidRPr="00F1362D">
          <w:rPr>
            <w:rFonts w:ascii="Times New Roman" w:hAnsi="Times New Roman" w:cs="Times New Roman"/>
          </w:rPr>
          <w:delText xml:space="preserve">halophiles have extremely limited representation in </w:delText>
        </w:r>
        <w:r w:rsidRPr="00F1362D">
          <w:rPr>
            <w:rFonts w:ascii="Times New Roman" w:hAnsi="Times New Roman" w:cs="Times New Roman"/>
          </w:rPr>
          <w:delText>standard-</w:delText>
        </w:r>
        <w:r w:rsidR="00D10440" w:rsidRPr="00F1362D">
          <w:rPr>
            <w:rFonts w:ascii="Times New Roman" w:hAnsi="Times New Roman" w:cs="Times New Roman"/>
          </w:rPr>
          <w:delText xml:space="preserve">distribution taxonomic </w:delText>
        </w:r>
        <w:r w:rsidRPr="00F1362D">
          <w:rPr>
            <w:rFonts w:ascii="Times New Roman" w:hAnsi="Times New Roman" w:cs="Times New Roman"/>
          </w:rPr>
          <w:delText xml:space="preserve">databases </w:delText>
        </w:r>
      </w:del>
      <w:ins w:id="198" w:author="German Uritskiy" w:date="2018-12-19T08:47:00Z">
        <w:r w:rsidR="008300A2" w:rsidRPr="00F1362D">
          <w:rPr>
            <w:rFonts w:ascii="Times New Roman" w:hAnsi="Times New Roman" w:cs="Times New Roman"/>
          </w:rPr>
          <w:t xml:space="preserve">. </w:t>
        </w:r>
        <w:r w:rsidR="008300A2">
          <w:rPr>
            <w:rFonts w:ascii="Times New Roman" w:hAnsi="Times New Roman" w:cs="Times New Roman"/>
          </w:rPr>
          <w:t xml:space="preserve">For metagenomic assembly, metaSPAdes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&lt;EndNote&gt;&lt;Cite&gt;&lt;Author&gt;Nurk&lt;/Author&gt;&lt;Year&gt;2017&lt;/Year&gt;&lt;RecNum&gt;8491&lt;/RecNum&gt;&lt;DisplayText&gt;(&lt;style face="italic"&gt;55&lt;/style&gt;)&lt;/DisplayText&gt;&lt;record&gt;&lt;rec-number&gt;8491&lt;/rec-number&gt;&lt;foreign-keys&gt;&lt;key app="EN" db-id="vawrdvfvexr9z1e5pd0p92dt2dzpvp0ezpsr" timestamp="1518097391"&gt;8491&lt;/key&gt;&lt;/foreign-keys&gt;&lt;ref-type name="Journal Article"&gt;17&lt;/ref-type&gt;&lt;contributors&gt;&lt;authors&gt;&lt;author&gt;Nurk, S.&lt;/author&gt;&lt;author&gt;Meleshko, D.&lt;/author&gt;&lt;author&gt;Korobeynikov, A.&lt;/author&gt;&lt;author&gt;Pevzner, P. A.&lt;/author&gt;&lt;/authors&gt;&lt;/contributors&gt;&lt;auth-address&gt;Center for Algorithmic Biotechnology, Institute for Translational Biomedicine, St. Petersburg State University, St. Petersburg, Russia 199004.&amp;#xD;Department of Statistical Modelling, St. Petersburg State University, St. Petersburg, Russia 198515.&amp;#xD;Department of Computer Science and Engineering, University of California, San Diego, California 92093-0404, USA.&lt;/auth-address&gt;&lt;titles&gt;&lt;title&gt;metaSPAdes: a new versatile metagenomic assembler&lt;/title&gt;&lt;secondary-title&gt;Genome Res&lt;/secondary-title&gt;&lt;/titles&gt;&lt;periodical&gt;&lt;full-title&gt;Genome Res&lt;/full-title&gt;&lt;/periodical&gt;&lt;pages&gt;824-834&lt;/pages&gt;&lt;volume&gt;27&lt;/volume&gt;&lt;number&gt;5&lt;/number&gt;&lt;keywords&gt;&lt;keyword&gt;Contig Mapping/*methods&lt;/keyword&gt;&lt;keyword&gt;Genome, Bacterial&lt;/keyword&gt;&lt;keyword&gt;Genomics/*methods&lt;/keyword&gt;&lt;keyword&gt;*Metagenome&lt;/keyword&gt;&lt;keyword&gt;Sequence Analysis, DNA/*methods&lt;/keyword&gt;&lt;keyword&gt;*Software&lt;/keyword&gt;&lt;/keywords&gt;&lt;dates&gt;&lt;year&gt;2017&lt;/year&gt;&lt;pub-dates&gt;&lt;date&gt;May&lt;/date&gt;&lt;/pub-dates&gt;&lt;/dates&gt;&lt;isbn&gt;1549-5469 (Electronic)&amp;#xD;1088-9051 (Linking)&lt;/isbn&gt;&lt;accession-num&gt;28298430&lt;/accession-num&gt;&lt;urls&gt;&lt;related-urls&gt;&lt;url&gt;https://www.ncbi.nlm.nih.gov/pubmed/28298430&lt;/url&gt;&lt;/related-urls&gt;&lt;/urls&gt;&lt;custom2&gt;PMC5411777&lt;/custom2&gt;&lt;electronic-resource-num&gt;10.1101/gr.213959.116&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55</w:t>
        </w:r>
        <w:r w:rsidR="003A225B">
          <w:rPr>
            <w:rFonts w:ascii="Times New Roman" w:hAnsi="Times New Roman" w:cs="Times New Roman"/>
            <w:noProof/>
          </w:rPr>
          <w:t>)</w:t>
        </w:r>
        <w:r w:rsidR="00EC630F">
          <w:rPr>
            <w:rFonts w:ascii="Times New Roman" w:hAnsi="Times New Roman" w:cs="Times New Roman"/>
          </w:rPr>
          <w:fldChar w:fldCharType="end"/>
        </w:r>
        <w:r w:rsidR="008300A2">
          <w:rPr>
            <w:rFonts w:ascii="Times New Roman" w:hAnsi="Times New Roman" w:cs="Times New Roman"/>
          </w:rPr>
          <w:t xml:space="preserve"> is currently considered to the the best overall, while MegaHIT </w:t>
        </w:r>
      </w:ins>
      <w:r w:rsidR="00EC630F">
        <w:rPr>
          <w:rFonts w:ascii="Times New Roman" w:hAnsi="Times New Roman" w:cs="Times New Roman"/>
        </w:rPr>
        <w:fldChar w:fldCharType="begin">
          <w:fldData xml:space="preserve">PEVuZE5vdGU+PENpdGU+PEF1dGhvcj5MaTwvQXV0aG9yPjxZZWFyPjIwMTY8L1llYXI+PFJlY051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PEVuZE5vdGU+PENpdGU+PEF1dGhvcj5MaTwvQXV0aG9yPjxZZWFyPjIwMTY8L1llYXI+PFJlY051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199" w:author="German Uritskiy" w:date="2018-12-19T08:47:00Z">
        <w:r w:rsidR="007D4308" w:rsidRPr="007D4308">
          <w:rPr>
            <w:rFonts w:ascii="Times New Roman" w:hAnsi="Times New Roman" w:cs="Times New Roman"/>
            <w:i/>
            <w:noProof/>
          </w:rPr>
          <w:delText>61, 62</w:delText>
        </w:r>
      </w:del>
      <w:ins w:id="200" w:author="German Uritskiy" w:date="2018-12-19T08:47:00Z">
        <w:r w:rsidR="003A225B" w:rsidRPr="003A225B">
          <w:rPr>
            <w:rFonts w:ascii="Times New Roman" w:hAnsi="Times New Roman" w:cs="Times New Roman"/>
            <w:i/>
            <w:noProof/>
          </w:rPr>
          <w:t>56</w:t>
        </w:r>
      </w:ins>
      <w:r w:rsidR="003A225B">
        <w:rPr>
          <w:rFonts w:ascii="Times New Roman" w:hAnsi="Times New Roman" w:cs="Times New Roman"/>
          <w:noProof/>
        </w:rPr>
        <w:t>)</w:t>
      </w:r>
      <w:r w:rsidR="00EC630F">
        <w:rPr>
          <w:rFonts w:ascii="Times New Roman" w:hAnsi="Times New Roman" w:cs="Times New Roman"/>
        </w:rPr>
        <w:fldChar w:fldCharType="end"/>
      </w:r>
      <w:del w:id="201" w:author="German Uritskiy" w:date="2018-12-19T08:47:00Z">
        <w:r w:rsidR="000E3582" w:rsidRPr="00F1362D">
          <w:rPr>
            <w:rFonts w:ascii="Times New Roman" w:hAnsi="Times New Roman" w:cs="Times New Roman"/>
          </w:rPr>
          <w:delText xml:space="preserve">, which will produce significant biases in the annotation of the data. </w:delText>
        </w:r>
        <w:r w:rsidRPr="00F1362D">
          <w:rPr>
            <w:rFonts w:ascii="Times New Roman" w:hAnsi="Times New Roman" w:cs="Times New Roman"/>
          </w:rPr>
          <w:delText>During taxonomy annotation, a</w:delText>
        </w:r>
        <w:r w:rsidR="000E3582" w:rsidRPr="00F1362D">
          <w:rPr>
            <w:rFonts w:ascii="Times New Roman" w:hAnsi="Times New Roman" w:cs="Times New Roman"/>
          </w:rPr>
          <w:delText>lignment-based methods such as MegaBLAST</w:delText>
        </w:r>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&lt;EndNote&gt;&lt;Cite&gt;&lt;Author&gt;Chen&lt;/Author&gt;&lt;Year&gt;2015&lt;/Year&gt;&lt;RecNum&gt;8563&lt;/RecNum&gt;&lt;DisplayText&gt;(&lt;style face="italic"&gt;63&lt;/style&gt;)&lt;/DisplayText&gt;&lt;record&gt;&lt;rec-number&gt;8563&lt;/rec-number&gt;&lt;foreign-keys&gt;&lt;key app="EN" db-id="vawrdvfvexr9z1e5pd0p92dt2dzpvp0ezpsr" timestamp="1518098183"&gt;8563&lt;/key&gt;&lt;/foreign-keys&gt;&lt;ref-type name="Journal Article"&gt;17&lt;/ref-type&gt;&lt;contributors&gt;&lt;authors&gt;&lt;author&gt;Chen, Y.&lt;/author&gt;&lt;author&gt;Ye, W.&lt;/author&gt;&lt;author&gt;Zhang, Y.&lt;/author&gt;&lt;author&gt;Xu, Y.&lt;/author&gt;&lt;/authors&gt;&lt;/contributors&gt;&lt;auth-address&gt;Guangdong Province Key Laboratory of Computational Science, School of Mathematics and Computational Science, Sun Yat-sen University, Guangzhou 510275, P. R. China.&amp;#xD;Guangdong Province Key Laboratory of Computational Science, School of Mathematics and Computational Science, Sun Yat-sen University, Guangzhou 510275, P. R. China lnszyd@mail.sysu.edu.cn.&amp;#xD;Guangdong Province Key Laboratory of Computational Science, School of Mathematics and Computational Science, Sun Yat-sen University, Guangzhou 510275, P. R. China Department of Mathematics, Syracuse University, Syracuse, NY 13244, USA yxu06@syr.edu.&lt;/auth-address&gt;&lt;titles&gt;&lt;title&gt;High speed BLASTN: an accelerated MegaBLAST search tool&lt;/title&gt;&lt;secondary-title&gt;Nucleic Acids Res&lt;/secondary-title&gt;&lt;/titles&gt;&lt;periodical&gt;&lt;full-title&gt;Nucleic Acids Res&lt;/full-title&gt;&lt;/periodical&gt;&lt;pages&gt;7762-8&lt;/pages&gt;&lt;volume&gt;43&lt;/volume&gt;&lt;number&gt;16&lt;/number&gt;&lt;keywords&gt;&lt;keyword&gt;Algorithms&lt;/keyword&gt;&lt;keyword&gt;Base Sequence&lt;/keyword&gt;&lt;keyword&gt;Databases, Nucleic Acid&lt;/keyword&gt;&lt;keyword&gt;Genome, Human&lt;/keyword&gt;&lt;keyword&gt;Humans&lt;/keyword&gt;&lt;keyword&gt;Sequence Alignment/*methods&lt;/keyword&gt;&lt;keyword&gt;*Software&lt;/keyword&gt;&lt;/keywords&gt;&lt;dates&gt;&lt;year&gt;2015&lt;/year&gt;&lt;pub-dates&gt;&lt;date&gt;Sep 18&lt;/date&gt;&lt;/pub-dates&gt;&lt;/dates&gt;&lt;isbn&gt;1362-4962 (Electronic)&amp;#xD;0305-1048 (Linking)&lt;/isbn&gt;&lt;accession-num&gt;26250111&lt;/accession-num&gt;&lt;urls&gt;&lt;related-urls&gt;&lt;url&gt;https://www.ncbi.nlm.nih.gov/pubmed/26250111&lt;/url&gt;&lt;/related-urls&gt;&lt;/urls&gt;&lt;custom2&gt;PMC4652774&lt;/custom2&gt;&lt;electronic-resource-num&gt;10.1093/nar/gkv784&lt;/electronic-resource-num&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63</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 xml:space="preserve"> are usually too specific for halophile microbiomes</w:delText>
        </w:r>
        <w:r w:rsidR="000E3582" w:rsidRPr="00F1362D">
          <w:rPr>
            <w:rFonts w:ascii="Times New Roman" w:hAnsi="Times New Roman" w:cs="Times New Roman"/>
          </w:rPr>
          <w:delText xml:space="preserve">, while </w:delText>
        </w:r>
        <w:r w:rsidRPr="00F1362D">
          <w:rPr>
            <w:rFonts w:ascii="Times New Roman" w:hAnsi="Times New Roman" w:cs="Times New Roman"/>
          </w:rPr>
          <w:delText xml:space="preserve">approximate </w:delText>
        </w:r>
        <w:r w:rsidR="00A11023">
          <w:rPr>
            <w:rFonts w:ascii="Times New Roman" w:hAnsi="Times New Roman" w:cs="Times New Roman"/>
          </w:rPr>
          <w:delText>kmer matching</w:delText>
        </w:r>
        <w:r w:rsidR="000E3582" w:rsidRPr="00F1362D">
          <w:rPr>
            <w:rFonts w:ascii="Times New Roman" w:hAnsi="Times New Roman" w:cs="Times New Roman"/>
          </w:rPr>
          <w:delText xml:space="preserve"> search tools such as Kraken </w:delText>
        </w:r>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&lt;EndNote&gt;&lt;Cite&gt;&lt;Author&gt;Wood&lt;/Author&gt;&lt;Year&gt;2014&lt;/Year&gt;&lt;RecNum&gt;7683&lt;/RecNum&gt;&lt;DisplayText&gt;(&lt;style face="italic"&gt;64&lt;/style&gt;)&lt;/DisplayText&gt;&lt;record&gt;&lt;rec-number&gt;7683&lt;/rec-number&gt;&lt;foreign-keys&gt;&lt;key app="EN" db-id="vawrdvfvexr9z1e5pd0p92dt2dzpvp0ezpsr" timestamp="0"&gt;7683&lt;/key&gt;&lt;/foreign-keys&gt;&lt;ref-type name="Journal Article"&gt;17&lt;/ref-type&gt;&lt;contributors&gt;&lt;authors&gt;&lt;author&gt;Wood, D. E.&lt;/author&gt;&lt;author&gt;Salzberg, S. L.&lt;/author&gt;&lt;/authors&gt;&lt;/contributors&gt;&lt;titles&gt;&lt;title&gt;Kraken: ultrafast metagenomic sequence classification using exact alignments&lt;/title&gt;&lt;secondary-title&gt;Genome Biol&lt;/secondary-title&gt;&lt;alt-title&gt;Genome biology&lt;/alt-title&gt;&lt;/titles&gt;&lt;periodical&gt;&lt;full-title&gt;Genome Biol&lt;/full-title&gt;&lt;/periodical&gt;&lt;pages&gt;R46&lt;/pages&gt;&lt;volume&gt;15&lt;/volume&gt;&lt;number&gt;3&lt;/number&gt;&lt;dates&gt;&lt;year&gt;2014&lt;/year&gt;&lt;pub-dates&gt;&lt;date&gt;Mar 3&lt;/date&gt;&lt;/pub-dates&gt;&lt;/dates&gt;&lt;isbn&gt;1465-6914 (Electronic)&amp;#xD;1465-6906 (Linking)&lt;/isbn&gt;&lt;accession-num&gt;24580807&lt;/accession-num&gt;&lt;urls&gt;&lt;related-urls&gt;&lt;url&gt;http://www.ncbi.nlm.nih.gov/pubmed/24580807&lt;/url&gt;&lt;/related-urls&gt;&lt;/urls&gt;&lt;electronic-resource-num&gt;10.1186/gb-2014-15-3-r46&lt;/electronic-resource-num&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64</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0E3582" w:rsidRPr="00F1362D">
          <w:rPr>
            <w:rFonts w:ascii="Times New Roman" w:hAnsi="Times New Roman" w:cs="Times New Roman"/>
          </w:rPr>
          <w:delText xml:space="preserve"> can produce more balanced taxonomic profiles. If then intention is to obtain the most accurate taxonomic distribution profile of the community, extracting and annotating marker genes such as 16S rRNA is </w:delText>
        </w:r>
        <w:r w:rsidR="00821B3A" w:rsidRPr="00F1362D">
          <w:rPr>
            <w:rFonts w:ascii="Times New Roman" w:hAnsi="Times New Roman" w:cs="Times New Roman"/>
          </w:rPr>
          <w:delText xml:space="preserve">usually </w:delText>
        </w:r>
        <w:r w:rsidR="000E3582" w:rsidRPr="00F1362D">
          <w:rPr>
            <w:rFonts w:ascii="Times New Roman" w:hAnsi="Times New Roman" w:cs="Times New Roman"/>
          </w:rPr>
          <w:delText xml:space="preserve">the best alternative </w:delText>
        </w:r>
        <w:r w:rsidR="00145712" w:rsidRPr="00F1362D">
          <w:rPr>
            <w:rFonts w:ascii="Times New Roman" w:hAnsi="Times New Roman" w:cs="Times New Roman"/>
          </w:rPr>
          <w:fldChar w:fldCharType="begin">
            <w:fldData xml:space="preserve">PEVuZE5vdGU+PENpdGU+PEF1dGhvcj5NaWxsZXI8L0F1dGhvcj48WWVhcj4yMDExPC9ZZWFyPjxS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</w:fldData>
          </w:fldChar>
        </w:r>
        <w:r w:rsidR="007D4308">
          <w:rPr>
            <w:rFonts w:ascii="Times New Roman" w:hAnsi="Times New Roman" w:cs="Times New Roman"/>
          </w:rPr>
          <w:delInstrText xml:space="preserve"> ADDIN EN.CITE </w:delInstrText>
        </w:r>
        <w:r w:rsidR="007D4308">
          <w:rPr>
            <w:rFonts w:ascii="Times New Roman" w:hAnsi="Times New Roman" w:cs="Times New Roman"/>
          </w:rPr>
          <w:fldChar w:fldCharType="begin">
            <w:fldData xml:space="preserve">PEVuZE5vdGU+PENpdGU+PEF1dGhvcj5NaWxsZXI8L0F1dGhvcj48WWVhcj4yMDExPC9ZZWFyPjxS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</w:fldData>
          </w:fldChar>
        </w:r>
        <w:r w:rsidR="007D4308">
          <w:rPr>
            <w:rFonts w:ascii="Times New Roman" w:hAnsi="Times New Roman" w:cs="Times New Roman"/>
          </w:rPr>
          <w:delInstrText xml:space="preserve"> ADDIN EN.CITE.DATA </w:delInstrText>
        </w:r>
        <w:r w:rsidR="007D4308">
          <w:rPr>
            <w:rFonts w:ascii="Times New Roman" w:hAnsi="Times New Roman" w:cs="Times New Roman"/>
          </w:rPr>
        </w:r>
        <w:r w:rsidR="007D4308">
          <w:rPr>
            <w:rFonts w:ascii="Times New Roman" w:hAnsi="Times New Roman" w:cs="Times New Roman"/>
          </w:rPr>
          <w:fldChar w:fldCharType="end"/>
        </w:r>
        <w:r w:rsidR="00145712" w:rsidRPr="00F1362D">
          <w:rPr>
            <w:rFonts w:ascii="Times New Roman" w:hAnsi="Times New Roman" w:cs="Times New Roman"/>
          </w:rPr>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65</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0E3582" w:rsidRPr="00F1362D">
          <w:rPr>
            <w:rFonts w:ascii="Times New Roman" w:hAnsi="Times New Roman" w:cs="Times New Roman"/>
          </w:rPr>
          <w:delText>, as rRNA databases are much more established and include a much greater taxonomic variety</w:delText>
        </w:r>
        <w:r w:rsidR="00821B3A" w:rsidRPr="00F1362D">
          <w:rPr>
            <w:rFonts w:ascii="Times New Roman" w:hAnsi="Times New Roman" w:cs="Times New Roman"/>
          </w:rPr>
          <w:delText xml:space="preserve"> </w:delText>
        </w:r>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&lt;EndNote&gt;&lt;Cite&gt;&lt;Author&gt;Quast&lt;/Author&gt;&lt;Year&gt;2013&lt;/Year&gt;&lt;RecNum&gt;8819&lt;/RecNum&gt;&lt;DisplayText&gt;(&lt;style face="italic"&gt;66&lt;/style&gt;)&lt;/DisplayText&gt;&lt;record&gt;&lt;rec-number&gt;8819&lt;/rec-number&gt;&lt;foreign-keys&gt;&lt;key app="EN" db-id="vawrdvfvexr9z1e5pd0p92dt2dzpvp0ezpsr" timestamp="1530795280"&gt;8819&lt;/key&gt;&lt;/foreign-keys&gt;&lt;ref-type name="Journal Article"&gt;17&lt;/ref-type&gt;&lt;contributors&gt;&lt;authors&gt;&lt;author&gt;Quast, C.&lt;/author&gt;&lt;author&gt;Pruesse, E.&lt;/author&gt;&lt;author&gt;Yilmaz, P.&lt;/author&gt;&lt;author&gt;Gerken, J.&lt;/author&gt;&lt;author&gt;Schweer, T.&lt;/author&gt;&lt;author&gt;Yarza, P.&lt;/author&gt;&lt;author&gt;Peplies, J.&lt;/author&gt;&lt;author&gt;Glockner, F. O.&lt;/author&gt;&lt;/authors&gt;&lt;/contributors&gt;&lt;auth-address&gt;Microbial Genomics and Bioinformatics Research Group, Max Planck Institute for Marine Microbiology, D-28359 Bremen, Germany.&lt;/auth-address&gt;&lt;titles&gt;&lt;title&gt;The SILVA ribosomal RNA gene database project: improved data processing and web-based tools&lt;/title&gt;&lt;secondary-title&gt;Nucleic Acids Res&lt;/secondary-title&gt;&lt;/titles&gt;&lt;periodical&gt;&lt;full-title&gt;Nucleic Acids Res&lt;/full-title&gt;&lt;/periodical&gt;&lt;pages&gt;D590-6&lt;/pages&gt;&lt;volume&gt;41&lt;/volume&gt;&lt;number&gt;Database issue&lt;/number&gt;&lt;keywords&gt;&lt;keyword&gt;Archaea/classification/genetics&lt;/keyword&gt;&lt;keyword&gt;Bacteria/classification/genetics&lt;/keyword&gt;&lt;keyword&gt;*Databases, Nucleic Acid&lt;/keyword&gt;&lt;keyword&gt;Eukaryota/genetics&lt;/keyword&gt;&lt;keyword&gt;*Genes, rRNA&lt;/keyword&gt;&lt;keyword&gt;High-Throughput Nucleotide Sequencing&lt;/keyword&gt;&lt;keyword&gt;Internet&lt;/keyword&gt;&lt;keyword&gt;Software&lt;/keyword&gt;&lt;/keywords&gt;&lt;dates&gt;&lt;year&gt;2013&lt;/year&gt;&lt;pub-dates&gt;&lt;date&gt;Jan&lt;/date&gt;&lt;/pub-dates&gt;&lt;/dates&gt;&lt;isbn&gt;1362-4962 (Electronic)&amp;#xD;0305-1048 (Linking)&lt;/isbn&gt;&lt;accession-num&gt;23193283&lt;/accession-num&gt;&lt;urls&gt;&lt;related-urls&gt;&lt;url&gt;https://www.ncbi.nlm.nih.gov/pubmed/23193283&lt;/url&gt;&lt;/related-urls&gt;&lt;/urls&gt;&lt;custom2&gt;PMC3531112&lt;/custom2&gt;&lt;electronic-resource-num&gt;10.1093/nar/gks1219&lt;/electronic-resource-num&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66</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0E3582" w:rsidRPr="00F1362D">
          <w:rPr>
            <w:rFonts w:ascii="Times New Roman" w:hAnsi="Times New Roman" w:cs="Times New Roman"/>
          </w:rPr>
          <w:delText xml:space="preserve">. </w:delText>
        </w:r>
      </w:del>
    </w:p>
    <w:p w14:paraId="26DD7F1C" w14:textId="678CE525" w:rsidR="008300A2" w:rsidRPr="00F1362D" w:rsidRDefault="00821B3A" w:rsidP="008300A2">
      <w:pPr>
        <w:rPr>
          <w:ins w:id="202" w:author="German Uritskiy" w:date="2018-12-19T08:47:00Z"/>
          <w:rFonts w:ascii="Times New Roman" w:hAnsi="Times New Roman" w:cs="Times New Roman"/>
        </w:rPr>
      </w:pPr>
      <w:del w:id="203" w:author="German Uritskiy" w:date="2018-12-19T08:47:00Z">
        <w:r w:rsidRPr="00F1362D">
          <w:rPr>
            <w:rFonts w:ascii="Times New Roman" w:hAnsi="Times New Roman" w:cs="Times New Roman"/>
          </w:rPr>
          <w:tab/>
        </w:r>
        <w:r w:rsidR="000E3582" w:rsidRPr="00F1362D">
          <w:rPr>
            <w:rFonts w:ascii="Times New Roman" w:hAnsi="Times New Roman" w:cs="Times New Roman"/>
          </w:rPr>
          <w:delText>Functional annotatio</w:delText>
        </w:r>
        <w:r w:rsidR="00593A69" w:rsidRPr="00F1362D">
          <w:rPr>
            <w:rFonts w:ascii="Times New Roman" w:hAnsi="Times New Roman" w:cs="Times New Roman"/>
          </w:rPr>
          <w:delText xml:space="preserve">n </w:delText>
        </w:r>
        <w:r w:rsidRPr="00F1362D">
          <w:rPr>
            <w:rFonts w:ascii="Times New Roman" w:hAnsi="Times New Roman" w:cs="Times New Roman"/>
          </w:rPr>
          <w:delText xml:space="preserve">of </w:delText>
        </w:r>
      </w:del>
      <w:ins w:id="204" w:author="German Uritskiy" w:date="2018-12-19T08:47:00Z">
        <w:r w:rsidR="008300A2">
          <w:rPr>
            <w:rFonts w:ascii="Times New Roman" w:hAnsi="Times New Roman" w:cs="Times New Roman"/>
          </w:rPr>
          <w:t xml:space="preserve"> is the best solution when resources are a limiting factor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&lt;EndNote&gt;&lt;Cite&gt;&lt;Author&gt;Vollmers&lt;/Author&gt;&lt;Year&gt;2017&lt;/Year&gt;&lt;RecNum&gt;8940&lt;/RecNum&gt;&lt;DisplayText&gt;(&lt;style face="italic"&gt;57&lt;/style&gt;)&lt;/DisplayText&gt;&lt;record&gt;&lt;rec-number&gt;8940&lt;/rec-number&gt;&lt;foreign-keys&gt;&lt;key app="EN" db-id="vawrdvfvexr9z1e5pd0p92dt2dzpvp0ezpsr" timestamp="1543336537"&gt;8940&lt;/key&gt;&lt;/foreign-keys&gt;&lt;ref-type name="Journal Article"&gt;17&lt;/ref-type&gt;&lt;contributors&gt;&lt;authors&gt;&lt;author&gt;Vollmers, J.&lt;/author&gt;&lt;author&gt;Wiegand, S.&lt;/author&gt;&lt;author&gt;Kaster, A. K.&lt;/author&gt;&lt;/authors&gt;&lt;/contributors&gt;&lt;auth-address&gt;Leibniz Institute DSMZ - German Collection of Microorganisms and Cell Cultures, Braunschweig, Germany.&lt;/auth-address&gt;&lt;titles&gt;&lt;title&gt;Comparing and Evaluating Metagenome Assembly Tools from a Microbiologist&amp;apos;s Perspective - Not Only Size Matters!&lt;/title&gt;&lt;secondary-title&gt;PLoS One&lt;/secondary-title&gt;&lt;/titles&gt;&lt;periodical&gt;&lt;full-title&gt;PLoS One&lt;/full-title&gt;&lt;/periodical&gt;&lt;pages&gt;e0169662&lt;/pages&gt;&lt;volume&gt;12&lt;/volume&gt;&lt;number&gt;1&lt;/number&gt;&lt;keywords&gt;&lt;keyword&gt;Biodiversity&lt;/keyword&gt;&lt;keyword&gt;Forests&lt;/keyword&gt;&lt;keyword&gt;High-Throughput Nucleotide Sequencing/methods&lt;/keyword&gt;&lt;keyword&gt;Macrocystis/genetics&lt;/keyword&gt;&lt;keyword&gt;*Metagenome&lt;/keyword&gt;&lt;keyword&gt;Metagenomics/*methods&lt;/keyword&gt;&lt;keyword&gt;Phylogeny&lt;/keyword&gt;&lt;keyword&gt;*Software&lt;/keyword&gt;&lt;keyword&gt;Soil Microbiology&lt;/keyword&gt;&lt;/keywords&gt;&lt;dates&gt;&lt;year&gt;2017&lt;/year&gt;&lt;/dates&gt;&lt;isbn&gt;1932-6203 (Electronic)&amp;#xD;1932-6203 (Linking)&lt;/isbn&gt;&lt;accession-num&gt;28099457&lt;/accession-num&gt;&lt;urls&gt;&lt;related-urls&gt;&lt;url&gt;https://www.ncbi.nlm.nih.gov/pubmed/28099457&lt;/url&gt;&lt;/related-urls&gt;&lt;/urls&gt;&lt;custom2&gt;PMC5242441&lt;/custom2&gt;&lt;electronic-resource-num&gt;10.1371/journal.pone.0169662&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57</w:t>
        </w:r>
        <w:r w:rsidR="003A225B">
          <w:rPr>
            <w:rFonts w:ascii="Times New Roman" w:hAnsi="Times New Roman" w:cs="Times New Roman"/>
            <w:noProof/>
          </w:rPr>
          <w:t>)</w:t>
        </w:r>
        <w:r w:rsidR="00EC630F">
          <w:rPr>
            <w:rFonts w:ascii="Times New Roman" w:hAnsi="Times New Roman" w:cs="Times New Roman"/>
          </w:rPr>
          <w:fldChar w:fldCharType="end"/>
        </w:r>
        <w:r w:rsidR="008300A2">
          <w:rPr>
            <w:rFonts w:ascii="Times New Roman" w:hAnsi="Times New Roman" w:cs="Times New Roman"/>
          </w:rPr>
          <w:t xml:space="preserve">. </w:t>
        </w:r>
      </w:ins>
    </w:p>
    <w:p w14:paraId="1A620FC5" w14:textId="58C4BF7B" w:rsidR="008300A2" w:rsidRPr="00F1362D" w:rsidRDefault="008300A2" w:rsidP="008300A2">
      <w:pPr>
        <w:rPr>
          <w:ins w:id="205" w:author="German Uritskiy" w:date="2018-12-19T08:47:00Z"/>
          <w:rFonts w:ascii="Times New Roman" w:hAnsi="Times New Roman" w:cs="Times New Roman"/>
        </w:rPr>
      </w:pPr>
      <w:ins w:id="206" w:author="German Uritskiy" w:date="2018-12-19T08:47:00Z">
        <w:r w:rsidRPr="00F1362D">
          <w:rPr>
            <w:rFonts w:ascii="Times New Roman" w:hAnsi="Times New Roman" w:cs="Times New Roman"/>
          </w:rPr>
          <w:tab/>
          <w:t xml:space="preserve">During taxonomic and functional annotation of halophilic metagenomes, it is important to keep in mind that halophiles have extremely limited representation in standard-distribution taxonomic databases </w:t>
        </w:r>
        <w:r w:rsidR="00EC630F">
          <w:rPr>
            <w:rFonts w:ascii="Times New Roman" w:hAnsi="Times New Roman" w:cs="Times New Roman"/>
          </w:rPr>
          <w:fldChar w:fldCharType="begin">
            <w:fldData xml:space="preserve">PEVuZE5vdGU+PENpdGU+PEF1dGhvcj5XaGVlbGVyPC9BdXRob3I+PFllYXI+MjAwMTwvWWVhcj48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PEVuZE5vdGU+PENpdGU+PEF1dGhvcj5XaGVlbGVyPC9BdXRob3I+PFllYXI+MjAwMTwvWWVhcj48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58, 59</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which will produce significant biases in the </w:t>
        </w:r>
        <w:r w:rsidR="00B635D3">
          <w:rPr>
            <w:rFonts w:ascii="Times New Roman" w:hAnsi="Times New Roman" w:cs="Times New Roman"/>
          </w:rPr>
          <w:t xml:space="preserve">sequence </w:t>
        </w:r>
        <w:r w:rsidRPr="00F1362D">
          <w:rPr>
            <w:rFonts w:ascii="Times New Roman" w:hAnsi="Times New Roman" w:cs="Times New Roman"/>
          </w:rPr>
          <w:t>annotation</w:t>
        </w:r>
        <w:r w:rsidR="00B635D3">
          <w:rPr>
            <w:rFonts w:ascii="Times New Roman" w:hAnsi="Times New Roman" w:cs="Times New Roman"/>
          </w:rPr>
          <w:t>, i.e. determining the taxonomy of the sequences</w:t>
        </w:r>
        <w:r w:rsidRPr="00F1362D">
          <w:rPr>
            <w:rFonts w:ascii="Times New Roman" w:hAnsi="Times New Roman" w:cs="Times New Roman"/>
          </w:rPr>
          <w:t>. During taxonomy annotation, alignment-based methods such as MegaBLAST</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&lt;EndNote&gt;&lt;Cite&gt;&lt;Author&gt;Chen&lt;/Author&gt;&lt;Year&gt;2015&lt;/Year&gt;&lt;RecNum&gt;8563&lt;/RecNum&gt;&lt;DisplayText&gt;(&lt;style face="italic"&gt;60&lt;/style&gt;)&lt;/DisplayText&gt;&lt;record&gt;&lt;rec-number&gt;8563&lt;/rec-number&gt;&lt;foreign-keys&gt;&lt;key app="EN" db-id="vawrdvfvexr9z1e5pd0p92dt2dzpvp0ezpsr" timestamp="1518098183"&gt;8563&lt;/key&gt;&lt;/foreign-keys&gt;&lt;ref-type name="Journal Article"&gt;17&lt;/ref-type&gt;&lt;contributors&gt;&lt;authors&gt;&lt;author&gt;Chen, Y.&lt;/author&gt;&lt;author&gt;Ye, W.&lt;/author&gt;&lt;author&gt;Zhang, Y.&lt;/author&gt;&lt;author&gt;Xu, Y.&lt;/author&gt;&lt;/authors&gt;&lt;/contributors&gt;&lt;auth-address&gt;Guangdong Province Key Laboratory of Computational Science, School of Mathematics and Computational Science, Sun Yat-sen University, Guangzhou 510275, P. R. China.&amp;#xD;Guangdong Province Key Laboratory of Computational Science, School of Mathematics and Computational Science, Sun Yat-sen University, Guangzhou 510275, P. R. China lnszyd@mail.sysu.edu.cn.&amp;#xD;Guangdong Province Key Laboratory of Computational Science, School of Mathematics and Computational Science, Sun Yat-sen University, Guangzhou 510275, P. R. China Department of Mathematics, Syracuse University, Syracuse, NY 13244, USA yxu06@syr.edu.&lt;/auth-address&gt;&lt;titles&gt;&lt;title&gt;High speed BLASTN: an accelerated MegaBLAST search tool&lt;/title&gt;&lt;secondary-title&gt;Nucleic Acids Res&lt;/secondary-title&gt;&lt;/titles&gt;&lt;periodical&gt;&lt;full-title&gt;Nucleic Acids Res&lt;/full-title&gt;&lt;/periodical&gt;&lt;pages&gt;7762-8&lt;/pages&gt;&lt;volume&gt;43&lt;/volume&gt;&lt;number&gt;16&lt;/number&gt;&lt;keywords&gt;&lt;keyword&gt;Algorithms&lt;/keyword&gt;&lt;keyword&gt;Base Sequence&lt;/keyword&gt;&lt;keyword&gt;Databases, Nucleic Acid&lt;/keyword&gt;&lt;keyword&gt;Genome, Human&lt;/keyword&gt;&lt;keyword&gt;Humans&lt;/keyword&gt;&lt;keyword&gt;Sequence Alignment/*methods&lt;/keyword&gt;&lt;keyword&gt;*Software&lt;/keyword&gt;&lt;/keywords&gt;&lt;dates&gt;&lt;year&gt;2015&lt;/year&gt;&lt;pub-dates&gt;&lt;date&gt;Sep 18&lt;/date&gt;&lt;/pub-dates&gt;&lt;/dates&gt;&lt;isbn&gt;1362-4962 (Electronic)&amp;#xD;0305-1048 (Linking)&lt;/isbn&gt;&lt;accession-num&gt;26250111&lt;/accession-num&gt;&lt;urls&gt;&lt;related-urls&gt;&lt;url&gt;https://www.ncbi.nlm.nih.gov/pubmed/26250111&lt;/url&gt;&lt;/related-urls&gt;&lt;/urls&gt;&lt;custom2&gt;PMC4652774&lt;/custom2&gt;&lt;electronic-resource-num&gt;10.1093/nar/gkv784&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60</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are usually too specific for halophile microbiomes, while approximate </w:t>
        </w:r>
        <w:r>
          <w:rPr>
            <w:rFonts w:ascii="Times New Roman" w:hAnsi="Times New Roman" w:cs="Times New Roman"/>
          </w:rPr>
          <w:t>kmer matching</w:t>
        </w:r>
        <w:r w:rsidRPr="00F1362D">
          <w:rPr>
            <w:rFonts w:ascii="Times New Roman" w:hAnsi="Times New Roman" w:cs="Times New Roman"/>
          </w:rPr>
          <w:t xml:space="preserve"> search tools such as Kraken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&lt;EndNote&gt;&lt;Cite&gt;&lt;Author&gt;Wood&lt;/Author&gt;&lt;Year&gt;2014&lt;/Year&gt;&lt;RecNum&gt;7683&lt;/RecNum&gt;&lt;DisplayText&gt;(&lt;style face="italic"&gt;61&lt;/style&gt;)&lt;/DisplayText&gt;&lt;record&gt;&lt;rec-number&gt;7683&lt;/rec-number&gt;&lt;foreign-keys&gt;&lt;key app="EN" db-id="vawrdvfvexr9z1e5pd0p92dt2dzpvp0ezpsr" timestamp="0"&gt;7683&lt;/key&gt;&lt;/foreign-keys&gt;&lt;ref-type name="Journal Article"&gt;17&lt;/ref-type&gt;&lt;contributors&gt;&lt;authors&gt;&lt;author&gt;Wood, D. E.&lt;/author&gt;&lt;author&gt;Salzberg, S. L.&lt;/author&gt;&lt;/authors&gt;&lt;/contributors&gt;&lt;titles&gt;&lt;title&gt;Kraken: ultrafast metagenomic sequence classification using exact alignments&lt;/title&gt;&lt;secondary-title&gt;Genome Biol&lt;/secondary-title&gt;&lt;alt-title&gt;Genome biology&lt;/alt-title&gt;&lt;/titles&gt;&lt;periodical&gt;&lt;full-title&gt;Genome Biol&lt;/full-title&gt;&lt;/periodical&gt;&lt;pages&gt;R46&lt;/pages&gt;&lt;volume&gt;15&lt;/volume&gt;&lt;number&gt;3&lt;/number&gt;&lt;dates&gt;&lt;year&gt;2014&lt;/year&gt;&lt;pub-dates&gt;&lt;date&gt;Mar 3&lt;/date&gt;&lt;/pub-dates&gt;&lt;/dates&gt;&lt;isbn&gt;1465-6914 (Electronic)&amp;#xD;1465-6906 (Linking)&lt;/isbn&gt;&lt;accession-num&gt;24580807&lt;/accession-num&gt;&lt;urls&gt;&lt;related-urls&gt;&lt;url&gt;http://www.ncbi.nlm.nih.gov/pubmed/24580807&lt;/url&gt;&lt;/related-urls&gt;&lt;/urls&gt;&lt;electronic-resource-num&gt;10.1186/gb-2014-15-3-r46&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61</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can produce more balanced taxonomic profiles. If then intention is to obtain the most accurate taxonomic distribution profile of the community, extracting and annotating marker genes such as 16S rRNA </w:t>
        </w:r>
        <w:r w:rsidR="00B635D3">
          <w:rPr>
            <w:rFonts w:ascii="Times New Roman" w:hAnsi="Times New Roman" w:cs="Times New Roman"/>
          </w:rPr>
          <w:t xml:space="preserve">genes </w:t>
        </w:r>
        <w:r w:rsidRPr="00F1362D">
          <w:rPr>
            <w:rFonts w:ascii="Times New Roman" w:hAnsi="Times New Roman" w:cs="Times New Roman"/>
          </w:rPr>
          <w:t xml:space="preserve">is usually the best alternative </w:t>
        </w:r>
        <w:r w:rsidR="00EC630F">
          <w:rPr>
            <w:rFonts w:ascii="Times New Roman" w:hAnsi="Times New Roman" w:cs="Times New Roman"/>
          </w:rPr>
          <w:fldChar w:fldCharType="begin">
            <w:fldData xml:space="preserve">PEVuZE5vdGU+PENpdGU+PEF1dGhvcj5NaWxsZXI8L0F1dGhvcj48WWVhcj4yMDExPC9ZZWFyPjxS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PEVuZE5vdGU+PENpdGU+PEF1dGhvcj5NaWxsZXI8L0F1dGhvcj48WWVhcj4yMDExPC9ZZWFyPjxS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62</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as rRNA </w:t>
        </w:r>
        <w:r w:rsidR="00B635D3">
          <w:rPr>
            <w:rFonts w:ascii="Times New Roman" w:hAnsi="Times New Roman" w:cs="Times New Roman"/>
          </w:rPr>
          <w:t xml:space="preserve">gene </w:t>
        </w:r>
        <w:r w:rsidRPr="00F1362D">
          <w:rPr>
            <w:rFonts w:ascii="Times New Roman" w:hAnsi="Times New Roman" w:cs="Times New Roman"/>
          </w:rPr>
          <w:t xml:space="preserve">databases are more established and </w:t>
        </w:r>
        <w:r w:rsidR="00B635D3">
          <w:rPr>
            <w:rFonts w:ascii="Times New Roman" w:hAnsi="Times New Roman" w:cs="Times New Roman"/>
          </w:rPr>
          <w:t xml:space="preserve">constitute greater </w:t>
        </w:r>
        <w:r w:rsidRPr="00F1362D">
          <w:rPr>
            <w:rFonts w:ascii="Times New Roman" w:hAnsi="Times New Roman" w:cs="Times New Roman"/>
          </w:rPr>
          <w:t xml:space="preserve">taxonomic variety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&lt;EndNote&gt;&lt;Cite&gt;&lt;Author&gt;Quast&lt;/Author&gt;&lt;Year&gt;2013&lt;/Year&gt;&lt;RecNum&gt;8819&lt;/RecNum&gt;&lt;DisplayText&gt;(&lt;style face="italic"&gt;63&lt;/style&gt;)&lt;/DisplayText&gt;&lt;record&gt;&lt;rec-number&gt;8819&lt;/rec-number&gt;&lt;foreign-keys&gt;&lt;key app="EN" db-id="vawrdvfvexr9z1e5pd0p92dt2dzpvp0ezpsr" timestamp="1530795280"&gt;8819&lt;/key&gt;&lt;/foreign-keys&gt;&lt;ref-type name="Journal Article"&gt;17&lt;/ref-type&gt;&lt;contributors&gt;&lt;authors&gt;&lt;author&gt;Quast, C.&lt;/author&gt;&lt;author&gt;Pruesse, E.&lt;/author&gt;&lt;author&gt;Yilmaz, P.&lt;/author&gt;&lt;author&gt;Gerken, J.&lt;/author&gt;&lt;author&gt;Schweer, T.&lt;/author&gt;&lt;author&gt;Yarza, P.&lt;/author&gt;&lt;author&gt;Peplies, J.&lt;/author&gt;&lt;author&gt;Glockner, F. O.&lt;/author&gt;&lt;/authors&gt;&lt;/contributors&gt;&lt;auth-address&gt;Microbial Genomics and Bioinformatics Research Group, Max Planck Institute for Marine Microbiology, D-28359 Bremen, Germany.&lt;/auth-address&gt;&lt;titles&gt;&lt;title&gt;The SILVA ribosomal RNA gene database project: improved data processing and web-based tools&lt;/title&gt;&lt;secondary-title&gt;Nucleic Acids Res&lt;/secondary-title&gt;&lt;/titles&gt;&lt;periodical&gt;&lt;full-title&gt;Nucleic Acids Res&lt;/full-title&gt;&lt;/periodical&gt;&lt;pages&gt;D590-6&lt;/pages&gt;&lt;volume&gt;41&lt;/volume&gt;&lt;number&gt;Database issue&lt;/number&gt;&lt;keywords&gt;&lt;keyword&gt;Archaea/classification/genetics&lt;/keyword&gt;&lt;keyword&gt;Bacteria/classification/genetics&lt;/keyword&gt;&lt;keyword&gt;*Databases, Nucleic Acid&lt;/keyword&gt;&lt;keyword&gt;Eukaryota/genetics&lt;/keyword&gt;&lt;keyword&gt;*Genes, rRNA&lt;/keyword&gt;&lt;keyword&gt;High-Throughput Nucleotide Sequencing&lt;/keyword&gt;&lt;keyword&gt;Internet&lt;/keyword&gt;&lt;keyword&gt;Software&lt;/keyword&gt;&lt;/keywords&gt;&lt;dates&gt;&lt;year&gt;2013&lt;/year&gt;&lt;pub-dates&gt;&lt;date&gt;Jan&lt;/date&gt;&lt;/pub-dates&gt;&lt;/dates&gt;&lt;isbn&gt;1362-4962 (Electronic)&amp;#xD;0305-1048 (Linking)&lt;/isbn&gt;&lt;accession-num&gt;23193283&lt;/accession-num&gt;&lt;urls&gt;&lt;related-urls&gt;&lt;url&gt;https://www.ncbi.nlm.nih.gov/pubmed/23193283&lt;/url&gt;&lt;/related-urls&gt;&lt;/urls&gt;&lt;custom2&gt;PMC3531112&lt;/custom2&gt;&lt;electronic-resource-num&gt;10.1093/nar/gks1219&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63</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ins>
    </w:p>
    <w:p w14:paraId="3F03ADB1" w14:textId="2CCA874B" w:rsidR="008300A2" w:rsidRPr="00F1362D" w:rsidRDefault="008300A2" w:rsidP="008300A2">
      <w:pPr>
        <w:rPr>
          <w:rFonts w:ascii="Times New Roman" w:hAnsi="Times New Roman" w:cs="Times New Roman"/>
        </w:rPr>
      </w:pPr>
      <w:ins w:id="207" w:author="German Uritskiy" w:date="2018-12-19T08:47:00Z">
        <w:r w:rsidRPr="00F1362D">
          <w:rPr>
            <w:rFonts w:ascii="Times New Roman" w:hAnsi="Times New Roman" w:cs="Times New Roman"/>
          </w:rPr>
          <w:tab/>
          <w:t>Functional annotation</w:t>
        </w:r>
        <w:r w:rsidR="00B635D3">
          <w:rPr>
            <w:rFonts w:ascii="Times New Roman" w:hAnsi="Times New Roman" w:cs="Times New Roman"/>
          </w:rPr>
          <w:t xml:space="preserve"> – functional categorization of genes – in </w:t>
        </w:r>
      </w:ins>
      <w:r w:rsidRPr="00F1362D">
        <w:rPr>
          <w:rFonts w:ascii="Times New Roman" w:hAnsi="Times New Roman" w:cs="Times New Roman"/>
        </w:rPr>
        <w:t xml:space="preserve">halophiles is also severely limited by </w:t>
      </w:r>
      <w:del w:id="208" w:author="German Uritskiy" w:date="2018-12-19T08:47:00Z">
        <w:r w:rsidR="00821B3A" w:rsidRPr="00F1362D">
          <w:rPr>
            <w:rFonts w:ascii="Times New Roman" w:hAnsi="Times New Roman" w:cs="Times New Roman"/>
          </w:rPr>
          <w:delText>database limitations</w:delText>
        </w:r>
        <w:r w:rsidR="00593A69" w:rsidRPr="00F1362D">
          <w:rPr>
            <w:rFonts w:ascii="Times New Roman" w:hAnsi="Times New Roman" w:cs="Times New Roman"/>
          </w:rPr>
          <w:delText>.</w:delText>
        </w:r>
      </w:del>
      <w:ins w:id="209" w:author="German Uritskiy" w:date="2018-12-19T08:47:00Z">
        <w:r w:rsidR="00B635D3">
          <w:rPr>
            <w:rFonts w:ascii="Times New Roman" w:hAnsi="Times New Roman" w:cs="Times New Roman"/>
          </w:rPr>
          <w:t xml:space="preserve">existing </w:t>
        </w:r>
        <w:r w:rsidRPr="00F1362D">
          <w:rPr>
            <w:rFonts w:ascii="Times New Roman" w:hAnsi="Times New Roman" w:cs="Times New Roman"/>
          </w:rPr>
          <w:t>database</w:t>
        </w:r>
        <w:r w:rsidR="00B635D3">
          <w:rPr>
            <w:rFonts w:ascii="Times New Roman" w:hAnsi="Times New Roman" w:cs="Times New Roman"/>
          </w:rPr>
          <w:t>s</w:t>
        </w:r>
        <w:r w:rsidRPr="00F1362D">
          <w:rPr>
            <w:rFonts w:ascii="Times New Roman" w:hAnsi="Times New Roman" w:cs="Times New Roman"/>
          </w:rPr>
          <w:t>.</w:t>
        </w:r>
      </w:ins>
      <w:r w:rsidRPr="00F1362D">
        <w:rPr>
          <w:rFonts w:ascii="Times New Roman" w:hAnsi="Times New Roman" w:cs="Times New Roman"/>
        </w:rPr>
        <w:t xml:space="preserve"> Because many halophilic genes are not </w:t>
      </w:r>
      <w:ins w:id="210" w:author="German Uritskiy" w:date="2018-12-19T08:47:00Z">
        <w:r w:rsidR="00D04349">
          <w:rPr>
            <w:rFonts w:ascii="Times New Roman" w:hAnsi="Times New Roman" w:cs="Times New Roman"/>
          </w:rPr>
          <w:t xml:space="preserve">annotated </w:t>
        </w:r>
      </w:ins>
      <w:r w:rsidRPr="00F1362D">
        <w:rPr>
          <w:rFonts w:ascii="Times New Roman" w:hAnsi="Times New Roman" w:cs="Times New Roman"/>
        </w:rPr>
        <w:t xml:space="preserve">in NCBI </w:t>
      </w:r>
      <w:r w:rsidRPr="00F1362D">
        <w:rPr>
          <w:rFonts w:ascii="Times New Roman" w:hAnsi="Times New Roman" w:cs="Times New Roman"/>
        </w:rPr>
        <w:lastRenderedPageBreak/>
        <w:t xml:space="preserve">databases, </w:t>
      </w:r>
      <w:ins w:id="211" w:author="German Uritskiy" w:date="2018-12-19T08:47:00Z">
        <w:r w:rsidR="00D04349">
          <w:rPr>
            <w:rFonts w:ascii="Times New Roman" w:hAnsi="Times New Roman" w:cs="Times New Roman"/>
          </w:rPr>
          <w:t xml:space="preserve">metagenome-inclusive </w:t>
        </w:r>
      </w:ins>
      <w:r w:rsidRPr="00F1362D">
        <w:rPr>
          <w:rFonts w:ascii="Times New Roman" w:hAnsi="Times New Roman" w:cs="Times New Roman"/>
        </w:rPr>
        <w:t xml:space="preserve">custom or private databases </w:t>
      </w:r>
      <w:del w:id="212" w:author="German Uritskiy" w:date="2018-12-19T08:47:00Z">
        <w:r w:rsidR="00593A69" w:rsidRPr="00F1362D">
          <w:rPr>
            <w:rFonts w:ascii="Times New Roman" w:hAnsi="Times New Roman" w:cs="Times New Roman"/>
          </w:rPr>
          <w:delText xml:space="preserve">that are not limited to cultured organisms </w:delText>
        </w:r>
      </w:del>
      <w:r w:rsidR="00D04349">
        <w:rPr>
          <w:rFonts w:ascii="Times New Roman" w:hAnsi="Times New Roman" w:cs="Times New Roman"/>
        </w:rPr>
        <w:t xml:space="preserve">are </w:t>
      </w:r>
      <w:r w:rsidRPr="00F1362D">
        <w:rPr>
          <w:rFonts w:ascii="Times New Roman" w:hAnsi="Times New Roman" w:cs="Times New Roman"/>
        </w:rPr>
        <w:t xml:space="preserve">preferred, </w:t>
      </w:r>
      <w:del w:id="213" w:author="German Uritskiy" w:date="2018-12-19T08:47:00Z">
        <w:r w:rsidR="00821B3A" w:rsidRPr="00F1362D">
          <w:rPr>
            <w:rFonts w:ascii="Times New Roman" w:hAnsi="Times New Roman" w:cs="Times New Roman"/>
          </w:rPr>
          <w:delText>if available</w:delText>
        </w:r>
        <w:r w:rsidR="00593A69" w:rsidRPr="00F1362D">
          <w:rPr>
            <w:rFonts w:ascii="Times New Roman" w:hAnsi="Times New Roman" w:cs="Times New Roman"/>
          </w:rPr>
          <w:delText>.</w:delText>
        </w:r>
        <w:r w:rsidR="00B873AC">
          <w:rPr>
            <w:rFonts w:ascii="Times New Roman" w:hAnsi="Times New Roman" w:cs="Times New Roman"/>
          </w:rPr>
          <w:delText xml:space="preserve"> Annotation pipelines targeted towards translational microbiomes such as HUMANN2 </w:delText>
        </w:r>
        <w:r w:rsidR="00B873AC" w:rsidRPr="00F1362D">
          <w:rPr>
            <w:rFonts w:ascii="Times New Roman" w:hAnsi="Times New Roman" w:cs="Times New Roman"/>
          </w:rPr>
          <w:fldChar w:fldCharType="begin">
            <w:fldData xml:space="preserve">PEVuZE5vdGU+PENpdGU+PEF1dGhvcj5BYnVidWNrZXI8L0F1dGhvcj48WWVhcj4yMDEyPC9ZZWFy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=
</w:fldData>
          </w:fldChar>
        </w:r>
        <w:r w:rsidR="007D4308">
          <w:rPr>
            <w:rFonts w:ascii="Times New Roman" w:hAnsi="Times New Roman" w:cs="Times New Roman"/>
          </w:rPr>
          <w:delInstrText xml:space="preserve"> ADDIN EN.CITE </w:delInstrText>
        </w:r>
        <w:r w:rsidR="007D4308">
          <w:rPr>
            <w:rFonts w:ascii="Times New Roman" w:hAnsi="Times New Roman" w:cs="Times New Roman"/>
          </w:rPr>
          <w:fldChar w:fldCharType="begin">
            <w:fldData xml:space="preserve">PEVuZE5vdGU+PENpdGU+PEF1dGhvcj5BYnVidWNrZXI8L0F1dGhvcj48WWVhcj4yMDEyPC9ZZWFy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=
</w:fldData>
          </w:fldChar>
        </w:r>
        <w:r w:rsidR="007D4308">
          <w:rPr>
            <w:rFonts w:ascii="Times New Roman" w:hAnsi="Times New Roman" w:cs="Times New Roman"/>
          </w:rPr>
          <w:delInstrText xml:space="preserve"> ADDIN EN.CITE.DATA </w:delInstrText>
        </w:r>
        <w:r w:rsidR="007D4308">
          <w:rPr>
            <w:rFonts w:ascii="Times New Roman" w:hAnsi="Times New Roman" w:cs="Times New Roman"/>
          </w:rPr>
        </w:r>
        <w:r w:rsidR="007D4308">
          <w:rPr>
            <w:rFonts w:ascii="Times New Roman" w:hAnsi="Times New Roman" w:cs="Times New Roman"/>
          </w:rPr>
          <w:fldChar w:fldCharType="end"/>
        </w:r>
        <w:r w:rsidR="00B873AC" w:rsidRPr="00F1362D">
          <w:rPr>
            <w:rFonts w:ascii="Times New Roman" w:hAnsi="Times New Roman" w:cs="Times New Roman"/>
          </w:rPr>
        </w:r>
        <w:r w:rsidR="00B873AC"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67</w:delText>
        </w:r>
        <w:r w:rsidR="007D4308">
          <w:rPr>
            <w:rFonts w:ascii="Times New Roman" w:hAnsi="Times New Roman" w:cs="Times New Roman"/>
            <w:noProof/>
          </w:rPr>
          <w:delText>)</w:delText>
        </w:r>
        <w:r w:rsidR="00B873AC" w:rsidRPr="00F1362D">
          <w:rPr>
            <w:rFonts w:ascii="Times New Roman" w:hAnsi="Times New Roman" w:cs="Times New Roman"/>
          </w:rPr>
          <w:fldChar w:fldCharType="end"/>
        </w:r>
        <w:r w:rsidR="00B873AC">
          <w:rPr>
            <w:rFonts w:ascii="Times New Roman" w:hAnsi="Times New Roman" w:cs="Times New Roman"/>
          </w:rPr>
          <w:delText xml:space="preserve"> should be avoided.</w:delText>
        </w:r>
        <w:r w:rsidR="00593A69" w:rsidRPr="00F1362D">
          <w:rPr>
            <w:rFonts w:ascii="Times New Roman" w:hAnsi="Times New Roman" w:cs="Times New Roman"/>
          </w:rPr>
          <w:delText xml:space="preserve"> </w:delText>
        </w:r>
        <w:r w:rsidR="00D36CE6" w:rsidRPr="00F1362D">
          <w:rPr>
            <w:rFonts w:ascii="Times New Roman" w:hAnsi="Times New Roman" w:cs="Times New Roman"/>
          </w:rPr>
          <w:delText>S</w:delText>
        </w:r>
        <w:r w:rsidR="00593A69" w:rsidRPr="00F1362D">
          <w:rPr>
            <w:rFonts w:ascii="Times New Roman" w:hAnsi="Times New Roman" w:cs="Times New Roman"/>
          </w:rPr>
          <w:delText>ervices</w:delText>
        </w:r>
      </w:del>
      <w:ins w:id="214" w:author="German Uritskiy" w:date="2018-12-19T08:47:00Z">
        <w:r w:rsidR="00D04349">
          <w:rPr>
            <w:rFonts w:ascii="Times New Roman" w:hAnsi="Times New Roman" w:cs="Times New Roman"/>
          </w:rPr>
          <w:t>as they contain a greater variety of non-culturable organisms</w:t>
        </w:r>
        <w:r w:rsidRPr="00F1362D">
          <w:rPr>
            <w:rFonts w:ascii="Times New Roman" w:hAnsi="Times New Roman" w:cs="Times New Roman"/>
          </w:rPr>
          <w:t>.</w:t>
        </w:r>
        <w:r>
          <w:rPr>
            <w:rFonts w:ascii="Times New Roman" w:hAnsi="Times New Roman" w:cs="Times New Roman"/>
          </w:rPr>
          <w:t xml:space="preserve"> </w:t>
        </w:r>
        <w:r w:rsidR="00D04349">
          <w:rPr>
            <w:rFonts w:ascii="Times New Roman" w:hAnsi="Times New Roman" w:cs="Times New Roman"/>
          </w:rPr>
          <w:t>In particular, s</w:t>
        </w:r>
        <w:r w:rsidR="00D04349" w:rsidRPr="00F1362D">
          <w:rPr>
            <w:rFonts w:ascii="Times New Roman" w:hAnsi="Times New Roman" w:cs="Times New Roman"/>
          </w:rPr>
          <w:t>ervices</w:t>
        </w:r>
      </w:ins>
      <w:r w:rsidR="00D04349" w:rsidRPr="00F1362D">
        <w:rPr>
          <w:rFonts w:ascii="Times New Roman" w:hAnsi="Times New Roman" w:cs="Times New Roman"/>
        </w:rPr>
        <w:t xml:space="preserve"> such as the Integrated Microbial Genomes systems </w:t>
      </w:r>
      <w:r w:rsidR="00D04349">
        <w:rPr>
          <w:rFonts w:ascii="Times New Roman" w:hAnsi="Times New Roman" w:cs="Times New Roman"/>
        </w:rPr>
        <w:fldChar w:fldCharType="begin">
          <w:fldData xml:space="preserve">PEVuZE5vdGU+PENpdGU+PEF1dGhvcj5DaGVuPC9BdXRob3I+PFllYXI+MjAxNzwvWWVhcj48UmVj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PEVuZE5vdGU+PENpdGU+PEF1dGhvcj5DaGVuPC9BdXRob3I+PFllYXI+MjAxNzwvWWVhcj48UmVj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D04349">
        <w:rPr>
          <w:rFonts w:ascii="Times New Roman" w:hAnsi="Times New Roman" w:cs="Times New Roman"/>
        </w:rPr>
      </w:r>
      <w:r w:rsidR="00D04349">
        <w:rPr>
          <w:rFonts w:ascii="Times New Roman" w:hAnsi="Times New Roman" w:cs="Times New Roman"/>
        </w:rPr>
        <w:fldChar w:fldCharType="separate"/>
      </w:r>
      <w:r w:rsidR="003A225B">
        <w:rPr>
          <w:rFonts w:ascii="Times New Roman" w:hAnsi="Times New Roman" w:cs="Times New Roman"/>
          <w:noProof/>
        </w:rPr>
        <w:t>(</w:t>
      </w:r>
      <w:del w:id="215" w:author="German Uritskiy" w:date="2018-12-19T08:47:00Z">
        <w:r w:rsidR="007D4308" w:rsidRPr="007D4308">
          <w:rPr>
            <w:rFonts w:ascii="Times New Roman" w:hAnsi="Times New Roman" w:cs="Times New Roman"/>
            <w:i/>
            <w:noProof/>
          </w:rPr>
          <w:delText>68</w:delText>
        </w:r>
      </w:del>
      <w:ins w:id="216" w:author="German Uritskiy" w:date="2018-12-19T08:47:00Z">
        <w:r w:rsidR="003A225B" w:rsidRPr="003A225B">
          <w:rPr>
            <w:rFonts w:ascii="Times New Roman" w:hAnsi="Times New Roman" w:cs="Times New Roman"/>
            <w:i/>
            <w:noProof/>
          </w:rPr>
          <w:t>64</w:t>
        </w:r>
      </w:ins>
      <w:r w:rsidR="003A225B">
        <w:rPr>
          <w:rFonts w:ascii="Times New Roman" w:hAnsi="Times New Roman" w:cs="Times New Roman"/>
          <w:noProof/>
        </w:rPr>
        <w:t>)</w:t>
      </w:r>
      <w:r w:rsidR="00D04349">
        <w:rPr>
          <w:rFonts w:ascii="Times New Roman" w:hAnsi="Times New Roman" w:cs="Times New Roman"/>
        </w:rPr>
        <w:fldChar w:fldCharType="end"/>
      </w:r>
      <w:r w:rsidR="00D04349" w:rsidRPr="00F1362D">
        <w:rPr>
          <w:rFonts w:ascii="Times New Roman" w:hAnsi="Times New Roman" w:cs="Times New Roman"/>
        </w:rPr>
        <w:t xml:space="preserve"> include taxonomic and functional annotation models that are trained on user-submitted metagenomic data, including from high-quality MAGs. The annotation sensitivity resulting from using </w:t>
      </w:r>
      <w:del w:id="217" w:author="German Uritskiy" w:date="2018-12-19T08:47:00Z">
        <w:r w:rsidR="00821B3A" w:rsidRPr="00F1362D">
          <w:rPr>
            <w:rFonts w:ascii="Times New Roman" w:hAnsi="Times New Roman" w:cs="Times New Roman"/>
          </w:rPr>
          <w:delText>the</w:delText>
        </w:r>
      </w:del>
      <w:ins w:id="218" w:author="German Uritskiy" w:date="2018-12-19T08:47:00Z">
        <w:r w:rsidR="002F4824">
          <w:rPr>
            <w:rFonts w:ascii="Times New Roman" w:hAnsi="Times New Roman" w:cs="Times New Roman"/>
          </w:rPr>
          <w:t>this</w:t>
        </w:r>
      </w:ins>
      <w:r w:rsidR="002F4824">
        <w:rPr>
          <w:rFonts w:ascii="Times New Roman" w:hAnsi="Times New Roman" w:cs="Times New Roman"/>
        </w:rPr>
        <w:t xml:space="preserve"> newest</w:t>
      </w:r>
      <w:r w:rsidR="00D04349" w:rsidRPr="00F1362D">
        <w:rPr>
          <w:rFonts w:ascii="Times New Roman" w:hAnsi="Times New Roman" w:cs="Times New Roman"/>
        </w:rPr>
        <w:t xml:space="preserve"> metagenomic data is extremely valuable for both functional and taxonomic annotation in relatively understudied systems s</w:t>
      </w:r>
      <w:r w:rsidR="00D04349">
        <w:rPr>
          <w:rFonts w:ascii="Times New Roman" w:hAnsi="Times New Roman" w:cs="Times New Roman"/>
        </w:rPr>
        <w:t xml:space="preserve">uch as halophilic microbiomes. </w:t>
      </w:r>
      <w:ins w:id="219" w:author="German Uritskiy" w:date="2018-12-19T08:47:00Z">
        <w:r>
          <w:rPr>
            <w:rFonts w:ascii="Times New Roman" w:hAnsi="Times New Roman" w:cs="Times New Roman"/>
          </w:rPr>
          <w:t xml:space="preserve">Annotation pipelines </w:t>
        </w:r>
        <w:r w:rsidR="002F4824">
          <w:rPr>
            <w:rFonts w:ascii="Times New Roman" w:hAnsi="Times New Roman" w:cs="Times New Roman"/>
          </w:rPr>
          <w:t>geared</w:t>
        </w:r>
        <w:r>
          <w:rPr>
            <w:rFonts w:ascii="Times New Roman" w:hAnsi="Times New Roman" w:cs="Times New Roman"/>
          </w:rPr>
          <w:t xml:space="preserve"> towards </w:t>
        </w:r>
        <w:r w:rsidR="00281EBE">
          <w:rPr>
            <w:rFonts w:ascii="Times New Roman" w:hAnsi="Times New Roman" w:cs="Times New Roman"/>
          </w:rPr>
          <w:t>clinical</w:t>
        </w:r>
        <w:r>
          <w:rPr>
            <w:rFonts w:ascii="Times New Roman" w:hAnsi="Times New Roman" w:cs="Times New Roman"/>
          </w:rPr>
          <w:t xml:space="preserve"> microbiomes such as HUMANN2 </w:t>
        </w:r>
        <w:r w:rsidR="00EC630F">
          <w:rPr>
            <w:rFonts w:ascii="Times New Roman" w:hAnsi="Times New Roman" w:cs="Times New Roman"/>
          </w:rPr>
          <w:fldChar w:fldCharType="begin">
            <w:fldData xml:space="preserve">PEVuZE5vdGU+PENpdGU+PEF1dGhvcj5BYnVidWNrZXI8L0F1dGhvcj48WWVhcj4yMDEyPC9ZZWFy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=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PEVuZE5vdGU+PENpdGU+PEF1dGhvcj5BYnVidWNrZXI8L0F1dGhvcj48WWVhcj4yMDEyPC9ZZWFy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=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65</w:t>
        </w:r>
        <w:r w:rsidR="003A225B">
          <w:rPr>
            <w:rFonts w:ascii="Times New Roman" w:hAnsi="Times New Roman" w:cs="Times New Roman"/>
            <w:noProof/>
          </w:rPr>
          <w:t>)</w:t>
        </w:r>
        <w:r w:rsidR="00EC630F">
          <w:rPr>
            <w:rFonts w:ascii="Times New Roman" w:hAnsi="Times New Roman" w:cs="Times New Roman"/>
          </w:rPr>
          <w:fldChar w:fldCharType="end"/>
        </w:r>
        <w:r>
          <w:rPr>
            <w:rFonts w:ascii="Times New Roman" w:hAnsi="Times New Roman" w:cs="Times New Roman"/>
          </w:rPr>
          <w:t xml:space="preserve"> should be avoided</w:t>
        </w:r>
        <w:r w:rsidR="002F4824">
          <w:rPr>
            <w:rFonts w:ascii="Times New Roman" w:hAnsi="Times New Roman" w:cs="Times New Roman"/>
          </w:rPr>
          <w:t>, as they rely on the presence of closely-related organisms in databases</w:t>
        </w:r>
        <w:r w:rsidR="002F4824" w:rsidRPr="00F1362D">
          <w:rPr>
            <w:rFonts w:ascii="Times New Roman" w:hAnsi="Times New Roman" w:cs="Times New Roman"/>
          </w:rPr>
          <w:t xml:space="preserve">. </w:t>
        </w:r>
      </w:ins>
    </w:p>
    <w:p w14:paraId="0B2B30D4" w14:textId="27EEEF54" w:rsidR="008300A2" w:rsidRPr="00F1362D" w:rsidRDefault="008300A2" w:rsidP="008300A2">
      <w:pPr>
        <w:rPr>
          <w:rFonts w:ascii="Times New Roman" w:hAnsi="Times New Roman" w:cs="Times New Roman"/>
        </w:rPr>
      </w:pPr>
      <w:r w:rsidRPr="00F1362D">
        <w:rPr>
          <w:rFonts w:ascii="Times New Roman" w:hAnsi="Times New Roman" w:cs="Times New Roman"/>
        </w:rPr>
        <w:tab/>
        <w:t xml:space="preserve">Finally, the success of metagenomic binning of the assemblies will depend greatly on the software choice, as binning programs perform differently on various data types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&lt;EndNote&gt;&lt;Cite&gt;&lt;Author&gt;Uritskiy&lt;/Author&gt;&lt;Year&gt;2018&lt;/Year&gt;&lt;RecNum&gt;8828&lt;/RecNum&gt;&lt;DisplayText&gt;(&lt;style face="italic"&gt;20&lt;/style&gt;)&lt;/DisplayText&gt;&lt;record&gt;&lt;rec-number&gt;8828&lt;/rec-number&gt;&lt;foreign-keys&gt;&lt;key app="EN" db-id="vawrdvfvexr9z1e5pd0p92dt2dzpvp0ezpsr" timestamp="1531540222"&gt;8828&lt;/key&gt;&lt;/foreign-keys&gt;&lt;ref-type name="Journal Article"&gt;17&lt;/ref-type&gt;&lt;contributors&gt;&lt;authors&gt;&lt;author&gt;Uritskiy, Gherman V&lt;/author&gt;&lt;author&gt;DiRuggiero, Jocelyne&lt;/author&gt;&lt;author&gt;Taylor, James&lt;/author&gt;&lt;/authors&gt;&lt;/contributors&gt;&lt;titles&gt;&lt;title&gt;MetaWRAP - a flexible pipeline for genome-resolved metagenomic data analysis&lt;/title&gt;&lt;secondary-title&gt;bioRxiv&lt;/secondary-title&gt;&lt;/titles&gt;&lt;periodical&gt;&lt;full-title&gt;bioRxiv&lt;/full-title&gt;&lt;/periodical&gt;&lt;dates&gt;&lt;year&gt;2018&lt;/year&gt;&lt;/dates&gt;&lt;urls&gt;&lt;related-urls&gt;&lt;url&gt;https://www.biorxiv.org/content/biorxiv/early/2018/03/06/277442.full.pdf&lt;/url&gt;&lt;/related-urls&gt;&lt;/urls&gt;&lt;electronic-resource-num&gt;10.1101/277442&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20</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del w:id="220" w:author="German Uritskiy" w:date="2018-12-19T08:47:00Z">
        <w:r w:rsidR="00DA616F" w:rsidRPr="00F1362D">
          <w:rPr>
            <w:rFonts w:ascii="Times New Roman" w:hAnsi="Times New Roman" w:cs="Times New Roman"/>
          </w:rPr>
          <w:delText xml:space="preserve">Additionally, many popular binning software such as metaBAT1 </w:delText>
        </w:r>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&lt;EndNote&gt;&lt;Cite&gt;&lt;Author&gt;Kang&lt;/Author&gt;&lt;Year&gt;2015&lt;/Year&gt;&lt;RecNum&gt;8453&lt;/RecNum&gt;&lt;DisplayText&gt;(&lt;style face="italic"&gt;47&lt;/style&gt;)&lt;/DisplayText&gt;&lt;record&gt;&lt;rec-number&gt;8453&lt;/rec-number&gt;&lt;foreign-keys&gt;&lt;key app="EN" db-id="vawrdvfvexr9z1e5pd0p92dt2dzpvp0ezpsr" timestamp="1518034601"&gt;8453&lt;/key&gt;&lt;/foreign-keys&gt;&lt;ref-type name="Journal Article"&gt;17&lt;/ref-type&gt;&lt;contributors&gt;&lt;authors&gt;&lt;author&gt;Kang, D. D.&lt;/author&gt;&lt;author&gt;Froula, J.&lt;/author&gt;&lt;author&gt;Egan, R.&lt;/author&gt;&lt;author&gt;Wang, Z.&lt;/author&gt;&lt;/authors&gt;&lt;/contributors&gt;&lt;auth-address&gt;Department of Energy Joint Genome Institute , Walnut Creek, CA , USA ; Genomics Division, Lawrence Berkeley National Laboratory , Berkeley, CA , USA.&amp;#xD;Department of Energy Joint Genome Institute , Walnut Creek, CA , USA ; Genomics Division, Lawrence Berkeley National Laboratory , Berkeley, CA , USA ; School of Natural Sciences, University of California at Merced , Merced, CA , USA.&lt;/auth-address&gt;&lt;titles&gt;&lt;title&gt;MetaBAT, an efficient tool for accurately reconstructing single genomes from complex microbial communities&lt;/title&gt;&lt;secondary-title&gt;PeerJ&lt;/secondary-title&gt;&lt;/titles&gt;&lt;periodical&gt;&lt;full-title&gt;PeerJ&lt;/full-title&gt;&lt;/periodical&gt;&lt;pages&gt;e1165&lt;/pages&gt;&lt;volume&gt;3&lt;/volume&gt;&lt;keywords&gt;&lt;keyword&gt;MetaBAT&lt;/keyword&gt;&lt;keyword&gt;Metagenome binning&lt;/keyword&gt;&lt;/keywords&gt;&lt;dates&gt;&lt;year&gt;2015&lt;/year&gt;&lt;/dates&gt;&lt;isbn&gt;2167-8359 (Print)&lt;/isbn&gt;&lt;accession-num&gt;26336640&lt;/accession-num&gt;&lt;urls&gt;&lt;related-urls&gt;&lt;url&gt;https://www.ncbi.nlm.nih.gov/pubmed/26336640&lt;/url&gt;&lt;/related-urls&gt;&lt;/urls&gt;&lt;custom2&gt;PMC4556158&lt;/custom2&gt;&lt;electronic-resource-num&gt;10.7717/peerj.1165&lt;/electronic-resource-num&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47</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DA616F" w:rsidRPr="00F1362D">
          <w:rPr>
            <w:rFonts w:ascii="Times New Roman" w:hAnsi="Times New Roman" w:cs="Times New Roman"/>
          </w:rPr>
          <w:delText xml:space="preserve"> </w:delText>
        </w:r>
        <w:r w:rsidR="00821B3A" w:rsidRPr="00F1362D">
          <w:rPr>
            <w:rFonts w:ascii="Times New Roman" w:hAnsi="Times New Roman" w:cs="Times New Roman"/>
          </w:rPr>
          <w:delText>are</w:delText>
        </w:r>
        <w:r w:rsidR="00DA616F" w:rsidRPr="00F1362D">
          <w:rPr>
            <w:rFonts w:ascii="Times New Roman" w:hAnsi="Times New Roman" w:cs="Times New Roman"/>
          </w:rPr>
          <w:delText xml:space="preserve"> trained on gut microbiome data, limiting their efficacy in complex halophilic communities. Because of this, it is recommended to bin the metagenomic assembly with a variety of</w:delText>
        </w:r>
        <w:r w:rsidR="00F313BF">
          <w:rPr>
            <w:rFonts w:ascii="Times New Roman" w:hAnsi="Times New Roman" w:cs="Times New Roman"/>
          </w:rPr>
          <w:delText xml:space="preserve"> modern</w:delText>
        </w:r>
        <w:r w:rsidR="00DA616F" w:rsidRPr="00F1362D">
          <w:rPr>
            <w:rFonts w:ascii="Times New Roman" w:hAnsi="Times New Roman" w:cs="Times New Roman"/>
          </w:rPr>
          <w:delText xml:space="preserve"> binning software </w:delText>
        </w:r>
        <w:r w:rsidR="00F313BF">
          <w:rPr>
            <w:rFonts w:ascii="Times New Roman" w:hAnsi="Times New Roman" w:cs="Times New Roman"/>
          </w:rPr>
          <w:delText xml:space="preserve">such as metaBAT2 </w:delText>
        </w:r>
        <w:r w:rsidR="007D4308">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&lt;EndNote&gt;&lt;Cite&gt;&lt;Author&gt;Kang&lt;/Author&gt;&lt;Year&gt;2015&lt;/Year&gt;&lt;RecNum&gt;8453&lt;/RecNum&gt;&lt;DisplayText&gt;(&lt;style face="italic"&gt;47&lt;/style&gt;)&lt;/DisplayText&gt;&lt;record&gt;&lt;rec-number&gt;8453&lt;/rec-number&gt;&lt;foreign-keys&gt;&lt;key app="EN" db-id="vawrdvfvexr9z1e5pd0p92dt2dzpvp0ezpsr" timestamp="1518034601"&gt;8453&lt;/key&gt;&lt;/foreign-keys&gt;&lt;ref-type name="Journal Article"&gt;17&lt;/ref-type&gt;&lt;contributors&gt;&lt;authors&gt;&lt;author&gt;Kang, D. D.&lt;/author&gt;&lt;author&gt;Froula, J.&lt;/author&gt;&lt;author&gt;Egan, R.&lt;/author&gt;&lt;author&gt;Wang, Z.&lt;/author&gt;&lt;/authors&gt;&lt;/contributors&gt;&lt;auth-address&gt;Department of Energy Joint Genome Institute , Walnut Creek, CA , USA ; Genomics Division, Lawrence Berkeley National Laboratory , Berkeley, CA , USA.&amp;#xD;Department of Energy Joint Genome Institute , Walnut Creek, CA , USA ; Genomics Division, Lawrence Berkeley National Laboratory , Berkeley, CA , USA ; School of Natural Sciences, University of California at Merced , Merced, CA , USA.&lt;/auth-address&gt;&lt;titles&gt;&lt;title&gt;MetaBAT, an efficient tool for accurately reconstructing single genomes from complex microbial communities&lt;/title&gt;&lt;secondary-title&gt;PeerJ&lt;/secondary-title&gt;&lt;/titles&gt;&lt;periodical&gt;&lt;full-title&gt;PeerJ&lt;/full-title&gt;&lt;/periodical&gt;&lt;pages&gt;e1165&lt;/pages&gt;&lt;volume&gt;3&lt;/volume&gt;&lt;keywords&gt;&lt;keyword&gt;MetaBAT&lt;/keyword&gt;&lt;keyword&gt;Metagenome binning&lt;/keyword&gt;&lt;/keywords&gt;&lt;dates&gt;&lt;year&gt;2015&lt;/year&gt;&lt;/dates&gt;&lt;isbn&gt;2167-8359 (Print)&lt;/isbn&gt;&lt;accession-num&gt;26336640&lt;/accession-num&gt;&lt;urls&gt;&lt;related-urls&gt;&lt;url&gt;https://www.ncbi.nlm.nih.gov/pubmed/26336640&lt;/url&gt;&lt;/related-urls&gt;&lt;/urls&gt;&lt;custom2&gt;PMC4556158&lt;/custom2&gt;&lt;electronic-resource-num&gt;10.7717/peerj.1165&lt;/electronic-resource-num&gt;&lt;/record&gt;&lt;/Cite&gt;&lt;/EndNote&gt;</w:delInstrText>
        </w:r>
        <w:r w:rsidR="007D4308">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47</w:delText>
        </w:r>
        <w:r w:rsidR="007D4308">
          <w:rPr>
            <w:rFonts w:ascii="Times New Roman" w:hAnsi="Times New Roman" w:cs="Times New Roman"/>
            <w:noProof/>
          </w:rPr>
          <w:delText>)</w:delText>
        </w:r>
        <w:r w:rsidR="007D4308">
          <w:rPr>
            <w:rFonts w:ascii="Times New Roman" w:hAnsi="Times New Roman" w:cs="Times New Roman"/>
          </w:rPr>
          <w:fldChar w:fldCharType="end"/>
        </w:r>
        <w:r w:rsidR="00F313BF">
          <w:rPr>
            <w:rFonts w:ascii="Times New Roman" w:hAnsi="Times New Roman" w:cs="Times New Roman"/>
          </w:rPr>
          <w:delText xml:space="preserve"> and CONCOCT </w:delText>
        </w:r>
        <w:r w:rsidR="007D4308">
          <w:rPr>
            <w:rFonts w:ascii="Times New Roman" w:hAnsi="Times New Roman" w:cs="Times New Roman"/>
          </w:rPr>
          <w:fldChar w:fldCharType="begin">
            <w:fldData xml:space="preserve">PEVuZE5vdGU+PENpdGU+PEF1dGhvcj5BbG5lYmVyZzwvQXV0aG9yPjxZZWFyPjIwMTQ8L1llYXI+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</w:fldData>
          </w:fldChar>
        </w:r>
        <w:r w:rsidR="007D4308">
          <w:rPr>
            <w:rFonts w:ascii="Times New Roman" w:hAnsi="Times New Roman" w:cs="Times New Roman"/>
          </w:rPr>
          <w:delInstrText xml:space="preserve"> ADDIN EN.CITE </w:delInstrText>
        </w:r>
        <w:r w:rsidR="007D4308">
          <w:rPr>
            <w:rFonts w:ascii="Times New Roman" w:hAnsi="Times New Roman" w:cs="Times New Roman"/>
          </w:rPr>
          <w:fldChar w:fldCharType="begin">
            <w:fldData xml:space="preserve">PEVuZE5vdGU+PENpdGU+PEF1dGhvcj5BbG5lYmVyZzwvQXV0aG9yPjxZZWFyPjIwMTQ8L1llYXI+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</w:fldData>
          </w:fldChar>
        </w:r>
        <w:r w:rsidR="007D4308">
          <w:rPr>
            <w:rFonts w:ascii="Times New Roman" w:hAnsi="Times New Roman" w:cs="Times New Roman"/>
          </w:rPr>
          <w:delInstrText xml:space="preserve"> ADDIN EN.CITE.DATA </w:delInstrText>
        </w:r>
        <w:r w:rsidR="007D4308">
          <w:rPr>
            <w:rFonts w:ascii="Times New Roman" w:hAnsi="Times New Roman" w:cs="Times New Roman"/>
          </w:rPr>
        </w:r>
        <w:r w:rsidR="007D4308">
          <w:rPr>
            <w:rFonts w:ascii="Times New Roman" w:hAnsi="Times New Roman" w:cs="Times New Roman"/>
          </w:rPr>
          <w:fldChar w:fldCharType="end"/>
        </w:r>
        <w:r w:rsidR="007D4308">
          <w:rPr>
            <w:rFonts w:ascii="Times New Roman" w:hAnsi="Times New Roman" w:cs="Times New Roman"/>
          </w:rPr>
        </w:r>
        <w:r w:rsidR="007D4308">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69</w:delText>
        </w:r>
        <w:r w:rsidR="007D4308">
          <w:rPr>
            <w:rFonts w:ascii="Times New Roman" w:hAnsi="Times New Roman" w:cs="Times New Roman"/>
            <w:noProof/>
          </w:rPr>
          <w:delText>)</w:delText>
        </w:r>
        <w:r w:rsidR="007D4308">
          <w:rPr>
            <w:rFonts w:ascii="Times New Roman" w:hAnsi="Times New Roman" w:cs="Times New Roman"/>
          </w:rPr>
          <w:fldChar w:fldCharType="end"/>
        </w:r>
        <w:r w:rsidR="00F313BF">
          <w:rPr>
            <w:rFonts w:ascii="Times New Roman" w:hAnsi="Times New Roman" w:cs="Times New Roman"/>
          </w:rPr>
          <w:delText xml:space="preserve"> </w:delText>
        </w:r>
        <w:r w:rsidR="00DA616F" w:rsidRPr="00F1362D">
          <w:rPr>
            <w:rFonts w:ascii="Times New Roman" w:hAnsi="Times New Roman" w:cs="Times New Roman"/>
          </w:rPr>
          <w:delText xml:space="preserve">and use a binning consolidation tool </w:delText>
        </w:r>
        <w:r w:rsidR="00F313BF">
          <w:rPr>
            <w:rFonts w:ascii="Times New Roman" w:hAnsi="Times New Roman" w:cs="Times New Roman"/>
          </w:rPr>
          <w:delText xml:space="preserve">such as metaWRAP or DAS_Tool </w:delText>
        </w:r>
        <w:r w:rsidR="00DA616F" w:rsidRPr="00F1362D">
          <w:rPr>
            <w:rFonts w:ascii="Times New Roman" w:hAnsi="Times New Roman" w:cs="Times New Roman"/>
          </w:rPr>
          <w:delText xml:space="preserve">to produce the best final bin set </w:delText>
        </w:r>
      </w:del>
      <w:ins w:id="221" w:author="German Uritskiy" w:date="2018-12-19T08:47:00Z">
        <w:r w:rsidRPr="00F1362D">
          <w:rPr>
            <w:rFonts w:ascii="Times New Roman" w:hAnsi="Times New Roman" w:cs="Times New Roman"/>
          </w:rPr>
          <w:t>Additionally, many popular binning software such as metaBAT1 are trained on gut microbiome data</w:t>
        </w:r>
        <w:r w:rsidR="002F4824">
          <w:rPr>
            <w:rFonts w:ascii="Times New Roman" w:hAnsi="Times New Roman" w:cs="Times New Roman"/>
          </w:rPr>
          <w:t xml:space="preserve"> </w:t>
        </w:r>
        <w:r w:rsidR="002F4824">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&lt;EndNote&gt;&lt;Cite&gt;&lt;Author&gt;Kang&lt;/Author&gt;&lt;Year&gt;2015&lt;/Year&gt;&lt;RecNum&gt;8453&lt;/RecNum&gt;&lt;DisplayText&gt;(&lt;style face="italic"&gt;37&lt;/style&gt;)&lt;/DisplayText&gt;&lt;record&gt;&lt;rec-number&gt;8453&lt;/rec-number&gt;&lt;foreign-keys&gt;&lt;key app="EN" db-id="vawrdvfvexr9z1e5pd0p92dt2dzpvp0ezpsr" timestamp="1518034601"&gt;8453&lt;/key&gt;&lt;/foreign-keys&gt;&lt;ref-type name="Journal Article"&gt;17&lt;/ref-type&gt;&lt;contributors&gt;&lt;authors&gt;&lt;author&gt;Kang, D. D.&lt;/author&gt;&lt;author&gt;Froula, J.&lt;/author&gt;&lt;author&gt;Egan, R.&lt;/author&gt;&lt;author&gt;Wang, Z.&lt;/author&gt;&lt;/authors&gt;&lt;/contributors&gt;&lt;auth-address&gt;Department of Energy Joint Genome Institute , Walnut Creek, CA , USA ; Genomics Division, Lawrence Berkeley National Laboratory , Berkeley, CA , USA.&amp;#xD;Department of Energy Joint Genome Institute , Walnut Creek, CA , USA ; Genomics Division, Lawrence Berkeley National Laboratory , Berkeley, CA , USA ; School of Natural Sciences, University of California at Merced , Merced, CA , USA.&lt;/auth-address&gt;&lt;titles&gt;&lt;title&gt;MetaBAT, an efficient tool for accurately reconstructing single genomes from complex microbial communities&lt;/title&gt;&lt;secondary-title&gt;PeerJ&lt;/secondary-title&gt;&lt;/titles&gt;&lt;periodical&gt;&lt;full-title&gt;PeerJ&lt;/full-title&gt;&lt;/periodical&gt;&lt;pages&gt;e1165&lt;/pages&gt;&lt;volume&gt;3&lt;/volume&gt;&lt;keywords&gt;&lt;keyword&gt;MetaBAT&lt;/keyword&gt;&lt;keyword&gt;Metagenome binning&lt;/keyword&gt;&lt;/keywords&gt;&lt;dates&gt;&lt;year&gt;2015&lt;/year&gt;&lt;/dates&gt;&lt;isbn&gt;2167-8359 (Print)&lt;/isbn&gt;&lt;accession-num&gt;26336640&lt;/accession-num&gt;&lt;urls&gt;&lt;related-urls&gt;&lt;url&gt;https://www.ncbi.nlm.nih.gov/pubmed/26336640&lt;/url&gt;&lt;/related-urls&gt;&lt;/urls&gt;&lt;custom2&gt;PMC4556158&lt;/custom2&gt;&lt;electronic-resource-num&gt;10.7717/peerj.1165&lt;/electronic-resource-num&gt;&lt;/record&gt;&lt;/Cite&gt;&lt;/EndNote&gt;</w:instrText>
        </w:r>
        <w:r w:rsidR="002F4824">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37</w:t>
        </w:r>
        <w:r w:rsidR="003A225B">
          <w:rPr>
            <w:rFonts w:ascii="Times New Roman" w:hAnsi="Times New Roman" w:cs="Times New Roman"/>
            <w:noProof/>
          </w:rPr>
          <w:t>)</w:t>
        </w:r>
        <w:r w:rsidR="002F4824">
          <w:rPr>
            <w:rFonts w:ascii="Times New Roman" w:hAnsi="Times New Roman" w:cs="Times New Roman"/>
          </w:rPr>
          <w:fldChar w:fldCharType="end"/>
        </w:r>
        <w:r w:rsidRPr="00F1362D">
          <w:rPr>
            <w:rFonts w:ascii="Times New Roman" w:hAnsi="Times New Roman" w:cs="Times New Roman"/>
          </w:rPr>
          <w:t xml:space="preserve">, </w:t>
        </w:r>
        <w:r w:rsidR="002F4824">
          <w:rPr>
            <w:rFonts w:ascii="Times New Roman" w:hAnsi="Times New Roman" w:cs="Times New Roman"/>
          </w:rPr>
          <w:t xml:space="preserve">potentially </w:t>
        </w:r>
        <w:r w:rsidRPr="00F1362D">
          <w:rPr>
            <w:rFonts w:ascii="Times New Roman" w:hAnsi="Times New Roman" w:cs="Times New Roman"/>
          </w:rPr>
          <w:t>limiting their efficacy in complex halophilic communities.</w:t>
        </w:r>
        <w:r w:rsidR="002F4824">
          <w:rPr>
            <w:rFonts w:ascii="Times New Roman" w:hAnsi="Times New Roman" w:cs="Times New Roman"/>
          </w:rPr>
          <w:t xml:space="preserve"> Furthermore, benchmarking of such algorithms is often also done on real or synthetic gut microbial communities </w:t>
        </w:r>
        <w:r w:rsidR="003A225B">
          <w:rPr>
            <w:rFonts w:ascii="Times New Roman" w:hAnsi="Times New Roman" w:cs="Times New Roman"/>
          </w:rPr>
          <w:fldChar w:fldCharType="begin">
            <w:fldData xml:space="preserve">PEVuZE5vdGU+PENpdGU+PEF1dGhvcj5TY3p5cmJhPC9BdXRob3I+PFllYXI+MjAxNzwvWWVhcj48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PEVuZE5vdGU+PENpdGU+PEF1dGhvcj5TY3p5cmJhPC9BdXRob3I+PFllYXI+MjAxNzwvWWVhcj48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3A225B">
          <w:rPr>
            <w:rFonts w:ascii="Times New Roman" w:hAnsi="Times New Roman" w:cs="Times New Roman"/>
          </w:rPr>
        </w:r>
        <w:r w:rsidR="003A225B">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54</w:t>
        </w:r>
        <w:r w:rsidR="003A225B">
          <w:rPr>
            <w:rFonts w:ascii="Times New Roman" w:hAnsi="Times New Roman" w:cs="Times New Roman"/>
            <w:noProof/>
          </w:rPr>
          <w:t>)</w:t>
        </w:r>
        <w:r w:rsidR="003A225B">
          <w:rPr>
            <w:rFonts w:ascii="Times New Roman" w:hAnsi="Times New Roman" w:cs="Times New Roman"/>
          </w:rPr>
          <w:fldChar w:fldCharType="end"/>
        </w:r>
        <w:r w:rsidR="002F4824">
          <w:rPr>
            <w:rFonts w:ascii="Times New Roman" w:hAnsi="Times New Roman" w:cs="Times New Roman"/>
          </w:rPr>
          <w:t xml:space="preserve">. </w:t>
        </w:r>
        <w:r w:rsidRPr="00F1362D">
          <w:rPr>
            <w:rFonts w:ascii="Times New Roman" w:hAnsi="Times New Roman" w:cs="Times New Roman"/>
          </w:rPr>
          <w:t xml:space="preserve"> Because of this, it is recommended to bin the metagenomic assembly with a variety of</w:t>
        </w:r>
        <w:r>
          <w:rPr>
            <w:rFonts w:ascii="Times New Roman" w:hAnsi="Times New Roman" w:cs="Times New Roman"/>
          </w:rPr>
          <w:t xml:space="preserve"> modern</w:t>
        </w:r>
        <w:r w:rsidRPr="00F1362D">
          <w:rPr>
            <w:rFonts w:ascii="Times New Roman" w:hAnsi="Times New Roman" w:cs="Times New Roman"/>
          </w:rPr>
          <w:t xml:space="preserve"> binning software </w:t>
        </w:r>
        <w:r>
          <w:rPr>
            <w:rFonts w:ascii="Times New Roman" w:hAnsi="Times New Roman" w:cs="Times New Roman"/>
          </w:rPr>
          <w:t xml:space="preserve">such as metaBAT2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&lt;EndNote&gt;&lt;Cite&gt;&lt;Author&gt;Kang&lt;/Author&gt;&lt;Year&gt;2015&lt;/Year&gt;&lt;RecNum&gt;8453&lt;/RecNum&gt;&lt;DisplayText&gt;(&lt;style face="italic"&gt;37&lt;/style&gt;)&lt;/DisplayText&gt;&lt;record&gt;&lt;rec-number&gt;8453&lt;/rec-number&gt;&lt;foreign-keys&gt;&lt;key app="EN" db-id="vawrdvfvexr9z1e5pd0p92dt2dzpvp0ezpsr" timestamp="1518034601"&gt;8453&lt;/key&gt;&lt;/foreign-keys&gt;&lt;ref-type name="Journal Article"&gt;17&lt;/ref-type&gt;&lt;contributors&gt;&lt;authors&gt;&lt;author&gt;Kang, D. D.&lt;/author&gt;&lt;author&gt;Froula, J.&lt;/author&gt;&lt;author&gt;Egan, R.&lt;/author&gt;&lt;author&gt;Wang, Z.&lt;/author&gt;&lt;/authors&gt;&lt;/contributors&gt;&lt;auth-address&gt;Department of Energy Joint Genome Institute , Walnut Creek, CA , USA ; Genomics Division, Lawrence Berkeley National Laboratory , Berkeley, CA , USA.&amp;#xD;Department of Energy Joint Genome Institute , Walnut Creek, CA , USA ; Genomics Division, Lawrence Berkeley National Laboratory , Berkeley, CA , USA ; School of Natural Sciences, University of California at Merced , Merced, CA , USA.&lt;/auth-address&gt;&lt;titles&gt;&lt;title&gt;MetaBAT, an efficient tool for accurately reconstructing single genomes from complex microbial communities&lt;/title&gt;&lt;secondary-title&gt;PeerJ&lt;/secondary-title&gt;&lt;/titles&gt;&lt;periodical&gt;&lt;full-title&gt;PeerJ&lt;/full-title&gt;&lt;/periodical&gt;&lt;pages&gt;e1165&lt;/pages&gt;&lt;volume&gt;3&lt;/volume&gt;&lt;keywords&gt;&lt;keyword&gt;MetaBAT&lt;/keyword&gt;&lt;keyword&gt;Metagenome binning&lt;/keyword&gt;&lt;/keywords&gt;&lt;dates&gt;&lt;year&gt;2015&lt;/year&gt;&lt;/dates&gt;&lt;isbn&gt;2167-8359 (Print)&lt;/isbn&gt;&lt;accession-num&gt;26336640&lt;/accession-num&gt;&lt;urls&gt;&lt;related-urls&gt;&lt;url&gt;https://www.ncbi.nlm.nih.gov/pubmed/26336640&lt;/url&gt;&lt;/related-urls&gt;&lt;/urls&gt;&lt;custom2&gt;PMC4556158&lt;/custom2&gt;&lt;electronic-resource-num&gt;10.7717/peerj.1165&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37</w:t>
        </w:r>
        <w:r w:rsidR="003A225B">
          <w:rPr>
            <w:rFonts w:ascii="Times New Roman" w:hAnsi="Times New Roman" w:cs="Times New Roman"/>
            <w:noProof/>
          </w:rPr>
          <w:t>)</w:t>
        </w:r>
        <w:r w:rsidR="00EC630F">
          <w:rPr>
            <w:rFonts w:ascii="Times New Roman" w:hAnsi="Times New Roman" w:cs="Times New Roman"/>
          </w:rPr>
          <w:fldChar w:fldCharType="end"/>
        </w:r>
        <w:r>
          <w:rPr>
            <w:rFonts w:ascii="Times New Roman" w:hAnsi="Times New Roman" w:cs="Times New Roman"/>
          </w:rPr>
          <w:t xml:space="preserve"> and CONCOCT </w:t>
        </w:r>
      </w:ins>
      <w:r w:rsidR="00EC630F">
        <w:rPr>
          <w:rFonts w:ascii="Times New Roman" w:hAnsi="Times New Roman" w:cs="Times New Roman"/>
        </w:rPr>
        <w:fldChar w:fldCharType="begin">
          <w:fldData xml:space="preserve">PEVuZE5vdGU+PENpdGU+PEF1dGhvcj5BbG5lYmVyZzwvQXV0aG9yPjxZZWFyPjIwMTQ8L1llYXI+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PEVuZE5vdGU+PENpdGU+PEF1dGhvcj5BbG5lYmVyZzwvQXV0aG9yPjxZZWFyPjIwMTQ8L1llYXI+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222" w:author="German Uritskiy" w:date="2018-12-19T08:47:00Z">
        <w:r w:rsidR="007D4308" w:rsidRPr="007D4308">
          <w:rPr>
            <w:rFonts w:ascii="Times New Roman" w:hAnsi="Times New Roman" w:cs="Times New Roman"/>
            <w:i/>
            <w:noProof/>
          </w:rPr>
          <w:delText>20, 70</w:delText>
        </w:r>
      </w:del>
      <w:ins w:id="223" w:author="German Uritskiy" w:date="2018-12-19T08:47:00Z">
        <w:r w:rsidR="003A225B" w:rsidRPr="003A225B">
          <w:rPr>
            <w:rFonts w:ascii="Times New Roman" w:hAnsi="Times New Roman" w:cs="Times New Roman"/>
            <w:i/>
            <w:noProof/>
          </w:rPr>
          <w:t>66</w:t>
        </w:r>
      </w:ins>
      <w:r w:rsidR="003A225B">
        <w:rPr>
          <w:rFonts w:ascii="Times New Roman" w:hAnsi="Times New Roman" w:cs="Times New Roman"/>
          <w:noProof/>
        </w:rPr>
        <w:t>)</w:t>
      </w:r>
      <w:r w:rsidR="00EC630F">
        <w:rPr>
          <w:rFonts w:ascii="Times New Roman" w:hAnsi="Times New Roman" w:cs="Times New Roman"/>
        </w:rPr>
        <w:fldChar w:fldCharType="end"/>
      </w:r>
      <w:del w:id="224" w:author="German Uritskiy" w:date="2018-12-19T08:47:00Z">
        <w:r w:rsidR="00DA616F" w:rsidRPr="00F1362D">
          <w:rPr>
            <w:rFonts w:ascii="Times New Roman" w:hAnsi="Times New Roman" w:cs="Times New Roman"/>
          </w:rPr>
          <w:delText>.</w:delText>
        </w:r>
      </w:del>
      <w:ins w:id="225" w:author="German Uritskiy" w:date="2018-12-19T08:47:00Z">
        <w:r>
          <w:rPr>
            <w:rFonts w:ascii="Times New Roman" w:hAnsi="Times New Roman" w:cs="Times New Roman"/>
          </w:rPr>
          <w:t xml:space="preserve"> </w:t>
        </w:r>
        <w:r w:rsidRPr="00F1362D">
          <w:rPr>
            <w:rFonts w:ascii="Times New Roman" w:hAnsi="Times New Roman" w:cs="Times New Roman"/>
          </w:rPr>
          <w:t xml:space="preserve">and use a binning consolidation tool </w:t>
        </w:r>
        <w:r>
          <w:rPr>
            <w:rFonts w:ascii="Times New Roman" w:hAnsi="Times New Roman" w:cs="Times New Roman"/>
          </w:rPr>
          <w:t xml:space="preserve">such as metaWRAP or DAS_Tool </w:t>
        </w:r>
        <w:r w:rsidRPr="00F1362D">
          <w:rPr>
            <w:rFonts w:ascii="Times New Roman" w:hAnsi="Times New Roman" w:cs="Times New Roman"/>
          </w:rPr>
          <w:t xml:space="preserve">to produce the best final bin set </w:t>
        </w:r>
        <w:r w:rsidR="00EC630F">
          <w:rPr>
            <w:rFonts w:ascii="Times New Roman" w:hAnsi="Times New Roman" w:cs="Times New Roman"/>
          </w:rPr>
          <w:fldChar w:fldCharType="begin">
            <w:fldData xml:space="preserve">PEVuZE5vdGU+PENpdGU+PEF1dGhvcj5Vcml0c2tpeTwvQXV0aG9yPjxZZWFyPjIwMTg8L1llYXI+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PEVuZE5vdGU+PENpdGU+PEF1dGhvcj5Vcml0c2tpeTwvQXV0aG9yPjxZZWFyPjIwMTg8L1llYXI+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20, 67</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w:t>
        </w:r>
      </w:ins>
      <w:r w:rsidRPr="00F1362D">
        <w:rPr>
          <w:rFonts w:ascii="Times New Roman" w:hAnsi="Times New Roman" w:cs="Times New Roman"/>
        </w:rPr>
        <w:t xml:space="preserve"> When estimating the </w:t>
      </w:r>
      <w:del w:id="226" w:author="German Uritskiy" w:date="2018-12-19T08:47:00Z">
        <w:r w:rsidR="00E805D4" w:rsidRPr="00F1362D">
          <w:rPr>
            <w:rFonts w:ascii="Times New Roman" w:hAnsi="Times New Roman" w:cs="Times New Roman"/>
          </w:rPr>
          <w:delText>abundances</w:delText>
        </w:r>
      </w:del>
      <w:ins w:id="227" w:author="German Uritskiy" w:date="2018-12-19T08:47:00Z">
        <w:r w:rsidR="007E5280">
          <w:rPr>
            <w:rFonts w:ascii="Times New Roman" w:hAnsi="Times New Roman" w:cs="Times New Roman"/>
          </w:rPr>
          <w:t>read coverage</w:t>
        </w:r>
      </w:ins>
      <w:r w:rsidR="007E5280">
        <w:rPr>
          <w:rFonts w:ascii="Times New Roman" w:hAnsi="Times New Roman" w:cs="Times New Roman"/>
        </w:rPr>
        <w:t xml:space="preserve"> </w:t>
      </w:r>
      <w:r w:rsidRPr="00F1362D">
        <w:rPr>
          <w:rFonts w:ascii="Times New Roman" w:hAnsi="Times New Roman" w:cs="Times New Roman"/>
        </w:rPr>
        <w:t xml:space="preserve">of the contigs </w:t>
      </w:r>
      <w:del w:id="228" w:author="German Uritskiy" w:date="2018-12-19T08:47:00Z">
        <w:r w:rsidR="00E805D4" w:rsidRPr="00F1362D">
          <w:rPr>
            <w:rFonts w:ascii="Times New Roman" w:hAnsi="Times New Roman" w:cs="Times New Roman"/>
          </w:rPr>
          <w:delText xml:space="preserve">or MAGs </w:delText>
        </w:r>
      </w:del>
      <w:r w:rsidR="002F4824">
        <w:rPr>
          <w:rFonts w:ascii="Times New Roman" w:hAnsi="Times New Roman" w:cs="Times New Roman"/>
        </w:rPr>
        <w:t xml:space="preserve">in a given </w:t>
      </w:r>
      <w:r w:rsidRPr="00F1362D">
        <w:rPr>
          <w:rFonts w:ascii="Times New Roman" w:hAnsi="Times New Roman" w:cs="Times New Roman"/>
        </w:rPr>
        <w:t>sample</w:t>
      </w:r>
      <w:r w:rsidR="007E5280">
        <w:rPr>
          <w:rFonts w:ascii="Times New Roman" w:hAnsi="Times New Roman" w:cs="Times New Roman"/>
        </w:rPr>
        <w:t xml:space="preserve"> </w:t>
      </w:r>
      <w:del w:id="229" w:author="German Uritskiy" w:date="2018-12-19T08:47:00Z">
        <w:r w:rsidR="00E805D4" w:rsidRPr="00F1362D">
          <w:rPr>
            <w:rFonts w:ascii="Times New Roman" w:hAnsi="Times New Roman" w:cs="Times New Roman"/>
          </w:rPr>
          <w:delText>through read alignment</w:delText>
        </w:r>
      </w:del>
      <w:ins w:id="230" w:author="German Uritskiy" w:date="2018-12-19T08:47:00Z">
        <w:r w:rsidR="007E5280">
          <w:rPr>
            <w:rFonts w:ascii="Times New Roman" w:hAnsi="Times New Roman" w:cs="Times New Roman"/>
          </w:rPr>
          <w:t>to feed into the binning algorithms</w:t>
        </w:r>
      </w:ins>
      <w:r w:rsidRPr="00F1362D">
        <w:rPr>
          <w:rFonts w:ascii="Times New Roman" w:hAnsi="Times New Roman" w:cs="Times New Roman"/>
        </w:rPr>
        <w:t xml:space="preserve">, it is important to remember that they represent collapsed averages of a number of strains. Given the high strain heterogeneity of halophilic microbiomes </w:t>
      </w:r>
      <w:del w:id="231" w:author="German Uritskiy" w:date="2018-12-19T08:47:00Z">
        <w:r w:rsidR="00145712" w:rsidRPr="00F1362D">
          <w:rPr>
            <w:rFonts w:ascii="Times New Roman" w:hAnsi="Times New Roman" w:cs="Times New Roman"/>
          </w:rPr>
          <w:fldChar w:fldCharType="begin"/>
        </w:r>
        <w:r w:rsidR="00145712" w:rsidRPr="00F1362D">
          <w:rPr>
            <w:rFonts w:ascii="Times New Roman" w:hAnsi="Times New Roman" w:cs="Times New Roman"/>
          </w:rPr>
          <w:delInstrText xml:space="preserve"> ADDIN EN.CITE &lt;EndNote&gt;&lt;Cite&gt;&lt;Author&gt;Ramos-Barbero&lt;/Author&gt;&lt;Year&gt;2018&lt;/Year&gt;&lt;RecNum&gt;8952&lt;/RecNum&gt;&lt;DisplayText&gt;(&lt;style face="italic"&gt;32&lt;/style&gt;)&lt;/DisplayText&gt;&lt;record&gt;&lt;rec-number&gt;8952&lt;/rec-number&gt;&lt;foreign-keys&gt;&lt;key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delInstrText>
        </w:r>
        <w:r w:rsidR="00145712" w:rsidRPr="00F1362D">
          <w:rPr>
            <w:rFonts w:ascii="Times New Roman" w:hAnsi="Times New Roman" w:cs="Times New Roman"/>
          </w:rPr>
          <w:fldChar w:fldCharType="separate"/>
        </w:r>
        <w:r w:rsidR="00145712" w:rsidRPr="00F1362D">
          <w:rPr>
            <w:rFonts w:ascii="Times New Roman" w:hAnsi="Times New Roman" w:cs="Times New Roman"/>
            <w:noProof/>
          </w:rPr>
          <w:delText>(</w:delText>
        </w:r>
        <w:r w:rsidR="00145712" w:rsidRPr="00F1362D">
          <w:rPr>
            <w:rFonts w:ascii="Times New Roman" w:hAnsi="Times New Roman" w:cs="Times New Roman"/>
            <w:i/>
            <w:noProof/>
          </w:rPr>
          <w:delText>32</w:delText>
        </w:r>
        <w:r w:rsidR="00145712" w:rsidRPr="00F1362D">
          <w:rPr>
            <w:rFonts w:ascii="Times New Roman" w:hAnsi="Times New Roman" w:cs="Times New Roman"/>
            <w:noProof/>
          </w:rPr>
          <w:delText>)</w:delText>
        </w:r>
        <w:r w:rsidR="00145712" w:rsidRPr="00F1362D">
          <w:rPr>
            <w:rFonts w:ascii="Times New Roman" w:hAnsi="Times New Roman" w:cs="Times New Roman"/>
          </w:rPr>
          <w:fldChar w:fldCharType="end"/>
        </w:r>
      </w:del>
      <w:ins w:id="232" w:author="German Uritskiy" w:date="2018-12-19T08:47:00Z">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&lt;EndNote&gt;&lt;Cite&gt;&lt;Author&gt;Ramos-Barbero&lt;/Author&gt;&lt;Year&gt;2018&lt;/Year&gt;&lt;RecNum&gt;8952&lt;/RecNum&gt;&lt;DisplayText&gt;(&lt;style face="italic"&gt;34&lt;/style&gt;)&lt;/DisplayText&gt;&lt;record&gt;&lt;rec-number&gt;8952&lt;/rec-number&gt;&lt;foreign-keys&gt;&lt;key app="EN" db-id="vawrdvfvexr9z1e5pd0p92dt2dzpvp0ezpsr" timestamp="1543350239"&gt;8952&lt;/key&gt;&lt;/foreign-keys&gt;&lt;ref-type name="Journal Article"&gt;17&lt;/ref-type&gt;&lt;contributors&gt;&lt;authors&gt;&lt;author&gt;Ramos-Barbero, María Dolores&lt;/author&gt;&lt;author&gt;Martin-Cuadrado, Ana- B.&lt;/author&gt;&lt;author&gt;Viver, Tomeu&lt;/author&gt;&lt;author&gt;Santos, Fernando&lt;/author&gt;&lt;author&gt;Martinez-Garcia, Manuel&lt;/author&gt;&lt;author&gt;Antón, Josefa&lt;/author&gt;&lt;/authors&gt;&lt;/contributors&gt;&lt;titles&gt;&lt;title&gt;Recovering microbial genomes from metagenomes in hypersaline environments: the Good, the Bad and the Ugly&lt;/title&gt;&lt;secondary-title&gt;Systematic and Applied Microbiology&lt;/secondary-title&gt;&lt;/titles&gt;&lt;periodical&gt;&lt;full-title&gt;Systematic and Applied Microbiology&lt;/full-title&gt;&lt;/periodical&gt;&lt;keywords&gt;&lt;keyword&gt;microdiversity&lt;/keyword&gt;&lt;keyword&gt;binning&lt;/keyword&gt;&lt;keyword&gt;hypersaline&lt;/keyword&gt;&lt;/keywords&gt;&lt;dates&gt;&lt;year&gt;2018&lt;/year&gt;&lt;pub-dates&gt;&lt;date&gt;2018/11/15/&lt;/date&gt;&lt;/pub-dates&gt;&lt;/dates&gt;&lt;isbn&gt;0723-2020&lt;/isbn&gt;&lt;urls&gt;&lt;related-urls&gt;&lt;url&gt;http://www.sciencedirect.com/science/article/pii/S0723202018301930&lt;/url&gt;&lt;/related-urls&gt;&lt;/urls&gt;&lt;electronic-resource-num&gt;https://doi.org/10.1016/j.syapm.2018.11.001&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34</w:t>
        </w:r>
        <w:r w:rsidR="00EC630F">
          <w:rPr>
            <w:rFonts w:ascii="Times New Roman" w:hAnsi="Times New Roman" w:cs="Times New Roman"/>
            <w:noProof/>
          </w:rPr>
          <w:t>)</w:t>
        </w:r>
        <w:r w:rsidR="00EC630F">
          <w:rPr>
            <w:rFonts w:ascii="Times New Roman" w:hAnsi="Times New Roman" w:cs="Times New Roman"/>
          </w:rPr>
          <w:fldChar w:fldCharType="end"/>
        </w:r>
      </w:ins>
      <w:r w:rsidRPr="00F1362D">
        <w:rPr>
          <w:rFonts w:ascii="Times New Roman" w:hAnsi="Times New Roman" w:cs="Times New Roman"/>
        </w:rPr>
        <w:t xml:space="preserve">, more accurate abundance estimation could potentially be obtained with slightly relaxed </w:t>
      </w:r>
      <w:ins w:id="233" w:author="German Uritskiy" w:date="2018-12-19T08:47:00Z">
        <w:r w:rsidR="007E5280">
          <w:rPr>
            <w:rFonts w:ascii="Times New Roman" w:hAnsi="Times New Roman" w:cs="Times New Roman"/>
          </w:rPr>
          <w:t xml:space="preserve">read alignment </w:t>
        </w:r>
      </w:ins>
      <w:r w:rsidRPr="00F1362D">
        <w:rPr>
          <w:rFonts w:ascii="Times New Roman" w:hAnsi="Times New Roman" w:cs="Times New Roman"/>
        </w:rPr>
        <w:t xml:space="preserve">parameters to allow more approximate </w:t>
      </w:r>
      <w:del w:id="234" w:author="German Uritskiy" w:date="2018-12-19T08:47:00Z">
        <w:r w:rsidR="00E805D4" w:rsidRPr="00F1362D">
          <w:rPr>
            <w:rFonts w:ascii="Times New Roman" w:hAnsi="Times New Roman" w:cs="Times New Roman"/>
          </w:rPr>
          <w:delText>alignments</w:delText>
        </w:r>
      </w:del>
      <w:ins w:id="235" w:author="German Uritskiy" w:date="2018-12-19T08:47:00Z">
        <w:r w:rsidR="007E5280">
          <w:rPr>
            <w:rFonts w:ascii="Times New Roman" w:hAnsi="Times New Roman" w:cs="Times New Roman"/>
          </w:rPr>
          <w:t>matches</w:t>
        </w:r>
      </w:ins>
      <w:r w:rsidRPr="00F1362D">
        <w:rPr>
          <w:rFonts w:ascii="Times New Roman" w:hAnsi="Times New Roman" w:cs="Times New Roman"/>
        </w:rPr>
        <w:t xml:space="preserve">. </w:t>
      </w:r>
    </w:p>
    <w:p w14:paraId="12FCDA1C" w14:textId="77777777" w:rsidR="008300A2" w:rsidRPr="00F1362D" w:rsidRDefault="008300A2" w:rsidP="008300A2">
      <w:pPr>
        <w:rPr>
          <w:rFonts w:ascii="Times New Roman" w:hAnsi="Times New Roman" w:cs="Times New Roman"/>
        </w:rPr>
      </w:pPr>
    </w:p>
    <w:p w14:paraId="298C90BD" w14:textId="77777777" w:rsidR="008300A2" w:rsidRPr="00F1362D" w:rsidRDefault="008300A2" w:rsidP="00D97A46">
      <w:pPr>
        <w:rPr>
          <w:rFonts w:ascii="Times New Roman" w:hAnsi="Times New Roman" w:cs="Times New Roman"/>
        </w:rPr>
      </w:pPr>
      <w:moveToRangeStart w:id="236" w:author="German Uritskiy" w:date="2018-12-19T08:47:00Z" w:name="move532972570"/>
    </w:p>
    <w:p w14:paraId="016A18EE" w14:textId="7AA83883" w:rsidR="004A60E2" w:rsidRPr="00F1362D" w:rsidRDefault="00C75EDF" w:rsidP="00D97A46">
      <w:pPr>
        <w:rPr>
          <w:rFonts w:ascii="Times New Roman" w:hAnsi="Times New Roman" w:cs="Times New Roman"/>
          <w:b/>
        </w:rPr>
      </w:pPr>
      <w:moveTo w:id="237" w:author="German Uritskiy" w:date="2018-12-19T08:47:00Z">
        <w:r w:rsidRPr="00F1362D">
          <w:rPr>
            <w:rFonts w:ascii="Times New Roman" w:hAnsi="Times New Roman" w:cs="Times New Roman"/>
            <w:b/>
          </w:rPr>
          <w:t>Halophilic microbiome</w:t>
        </w:r>
        <w:r w:rsidR="004A60E2" w:rsidRPr="00F1362D">
          <w:rPr>
            <w:rFonts w:ascii="Times New Roman" w:hAnsi="Times New Roman" w:cs="Times New Roman"/>
            <w:b/>
          </w:rPr>
          <w:t xml:space="preserve"> research powered by shotgun metagenomics</w:t>
        </w:r>
      </w:moveTo>
    </w:p>
    <w:moveToRangeEnd w:id="236"/>
    <w:p w14:paraId="016D2BAD" w14:textId="082CCC25" w:rsidR="004A60E2" w:rsidRPr="00F1362D" w:rsidRDefault="008300A2" w:rsidP="004A60E2">
      <w:pPr>
        <w:ind w:firstLine="720"/>
        <w:rPr>
          <w:rFonts w:ascii="Times New Roman" w:hAnsi="Times New Roman" w:cs="Times New Roman"/>
        </w:rPr>
      </w:pPr>
      <w:ins w:id="238" w:author="German Uritskiy" w:date="2018-12-19T08:47:00Z">
        <w:r>
          <w:rPr>
            <w:rFonts w:ascii="Times New Roman" w:hAnsi="Times New Roman" w:cs="Times New Roman"/>
          </w:rPr>
          <w:t>Despite setbacks and difficulties of implementing WMGS in halophilic communities</w:t>
        </w:r>
      </w:ins>
      <w:moveToRangeStart w:id="239" w:author="German Uritskiy" w:date="2018-12-19T08:47:00Z" w:name="move532972571"/>
      <w:moveTo w:id="240" w:author="German Uritskiy" w:date="2018-12-19T08:47:00Z">
        <w:r>
          <w:rPr>
            <w:rFonts w:ascii="Times New Roman" w:hAnsi="Times New Roman" w:cs="Times New Roman"/>
          </w:rPr>
          <w:t xml:space="preserve">, </w:t>
        </w:r>
        <w:r w:rsidR="004A60E2" w:rsidRPr="00F1362D">
          <w:rPr>
            <w:rFonts w:ascii="Times New Roman" w:hAnsi="Times New Roman" w:cs="Times New Roman"/>
          </w:rPr>
          <w:t xml:space="preserve">there have been numerous breakthroughs in halophilic microbiome research that </w:t>
        </w:r>
        <w:r w:rsidR="005B41CE" w:rsidRPr="00F1362D">
          <w:rPr>
            <w:rFonts w:ascii="Times New Roman" w:hAnsi="Times New Roman" w:cs="Times New Roman"/>
          </w:rPr>
          <w:t xml:space="preserve">were enabled by </w:t>
        </w:r>
        <w:r w:rsidR="004A60E2" w:rsidRPr="00F1362D">
          <w:rPr>
            <w:rFonts w:ascii="Times New Roman" w:hAnsi="Times New Roman" w:cs="Times New Roman"/>
          </w:rPr>
          <w:t>WMGS</w:t>
        </w:r>
        <w:r w:rsidR="005B41CE" w:rsidRPr="00F1362D">
          <w:rPr>
            <w:rFonts w:ascii="Times New Roman" w:hAnsi="Times New Roman" w:cs="Times New Roman"/>
          </w:rPr>
          <w:t xml:space="preserve">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&lt;EndNote&gt;&lt;Cite&gt;&lt;Author&gt;Hedlund&lt;/Author&gt;&lt;Year&gt;2014&lt;/Year&gt;&lt;RecNum&gt;8924&lt;/RecNum&gt;&lt;DisplayText&gt;(&lt;style face="italic"&gt;11&lt;/style&gt;)&lt;/DisplayText&gt;&lt;record&gt;&lt;rec-number&gt;8924&lt;/rec-number&gt;&lt;foreign-keys&gt;&lt;key app="EN" db-id="vawrdvfvexr9z1e5pd0p92dt2dzpvp0ezpsr" timestamp="1543251800"&gt;8924&lt;/key&gt;&lt;/foreign-keys&gt;&lt;ref-type name="Journal Article"&gt;17&lt;/ref-type&gt;&lt;contributors&gt;&lt;authors&gt;&lt;author&gt;Hedlund, B. P.&lt;/author&gt;&lt;author&gt;Dodsworth, J. A.&lt;/author&gt;&lt;author&gt;Murugapiran, S. K.&lt;/author&gt;&lt;author&gt;Rinke, C.&lt;/author&gt;&lt;author&gt;Woyke, T.&lt;/author&gt;&lt;/authors&gt;&lt;/contributors&gt;&lt;auth-address&gt;School of Life Sciences, University of Nevada Las Vegas, 4004, 4505 Maryland Parkway, Las Vegas, NV, 89154-4004, USA, brian.hedlund@unlv.edu.&lt;/auth-address&gt;&lt;titles&gt;&lt;title&gt;Impact of single-cell genomics and metagenomics on the emerging view of extremophile &amp;quot;microbial dark matter&amp;quot;&lt;/title&gt;&lt;secondary-title&gt;Extremophiles&lt;/secondary-title&gt;&lt;/titles&gt;&lt;periodical&gt;&lt;full-title&gt;Extremophiles&lt;/full-title&gt;&lt;/periodical&gt;&lt;pages&gt;865-75&lt;/pages&gt;&lt;volume&gt;18&lt;/volume&gt;&lt;number&gt;5&lt;/number&gt;&lt;keywords&gt;&lt;keyword&gt;*Adaptation, Physiological&lt;/keyword&gt;&lt;keyword&gt;*Metagenome&lt;/keyword&gt;&lt;keyword&gt;Metagenomics&lt;/keyword&gt;&lt;keyword&gt;Microbiota/*genetics&lt;/keyword&gt;&lt;keyword&gt;Single-Cell Analysis&lt;/keyword&gt;&lt;/keywords&gt;&lt;dates&gt;&lt;year&gt;2014&lt;/year&gt;&lt;pub-dates&gt;&lt;date&gt;Sep&lt;/date&gt;&lt;/pub-dates&gt;&lt;/dates&gt;&lt;isbn&gt;1433-4909 (Electronic)&amp;#xD;1431-0651 (Linking)&lt;/isbn&gt;&lt;accession-num&gt;25113821&lt;/accession-num&gt;&lt;urls&gt;&lt;related-urls&gt;&lt;url&gt;https://www.ncbi.nlm.nih.gov/pubmed/25113821&lt;/url&gt;&lt;/related-urls&gt;&lt;/urls&gt;&lt;electronic-resource-num&gt;10.1007/s00792-014-0664-7&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11</w:t>
        </w:r>
        <w:r w:rsidR="00EC630F">
          <w:rPr>
            <w:rFonts w:ascii="Times New Roman" w:hAnsi="Times New Roman" w:cs="Times New Roman"/>
            <w:noProof/>
          </w:rPr>
          <w:t>)</w:t>
        </w:r>
        <w:r w:rsidR="00EC630F">
          <w:rPr>
            <w:rFonts w:ascii="Times New Roman" w:hAnsi="Times New Roman" w:cs="Times New Roman"/>
          </w:rPr>
          <w:fldChar w:fldCharType="end"/>
        </w:r>
        <w:r w:rsidR="004A60E2" w:rsidRPr="00F1362D">
          <w:rPr>
            <w:rFonts w:ascii="Times New Roman" w:hAnsi="Times New Roman" w:cs="Times New Roman"/>
          </w:rPr>
          <w:t xml:space="preserve">. First, this sequencing technology allowed for interrogation of the taxonomic structure of microbiomes in high-salt environments with significantly less taxonomy-based biases compared to conventional ribosomal amplicon sequencing. In </w:t>
        </w:r>
        <w:r w:rsidR="005B41CE" w:rsidRPr="00F1362D">
          <w:rPr>
            <w:rFonts w:ascii="Times New Roman" w:hAnsi="Times New Roman" w:cs="Times New Roman"/>
          </w:rPr>
          <w:t>conventional 16S rRNA amplicon sequencing</w:t>
        </w:r>
        <w:r w:rsidR="004A60E2" w:rsidRPr="00F1362D">
          <w:rPr>
            <w:rFonts w:ascii="Times New Roman" w:hAnsi="Times New Roman" w:cs="Times New Roman"/>
          </w:rPr>
          <w:t xml:space="preserve"> the primer </w:t>
        </w:r>
        <w:r w:rsidR="005B41CE" w:rsidRPr="00F1362D">
          <w:rPr>
            <w:rFonts w:ascii="Times New Roman" w:hAnsi="Times New Roman" w:cs="Times New Roman"/>
          </w:rPr>
          <w:t xml:space="preserve">choice </w:t>
        </w:r>
        <w:r w:rsidR="004A60E2" w:rsidRPr="00F1362D">
          <w:rPr>
            <w:rFonts w:ascii="Times New Roman" w:hAnsi="Times New Roman" w:cs="Times New Roman"/>
          </w:rPr>
          <w:t>can have a massive impact on the taxonomic distribution in the sequencing results</w:t>
        </w:r>
        <w:r w:rsidR="005B41CE" w:rsidRPr="00F1362D">
          <w:rPr>
            <w:rFonts w:ascii="Times New Roman" w:hAnsi="Times New Roman" w:cs="Times New Roman"/>
          </w:rPr>
          <w:t xml:space="preserve"> </w:t>
        </w:r>
      </w:moveTo>
      <w:moveToRangeEnd w:id="239"/>
      <w:ins w:id="241" w:author="German Uritskiy" w:date="2018-12-19T08:47:00Z">
        <w:r w:rsidR="00EC630F">
          <w:rPr>
            <w:rFonts w:ascii="Times New Roman" w:hAnsi="Times New Roman" w:cs="Times New Roman"/>
          </w:rPr>
          <w:fldChar w:fldCharType="begin">
            <w:fldData xml:space="preserve">PEVuZE5vdGU+PENpdGU+PEF1dGhvcj5Qb3JldHNreTwvQXV0aG9yPjxZZWFyPjIwMTQ8L1llYXI+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PEVuZE5vdGU+PENpdGU+PEF1dGhvcj5Qb3JldHNreTwvQXV0aG9yPjxZZWFyPjIwMTQ8L1llYXI+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68</w:t>
        </w:r>
        <w:r w:rsidR="003A225B">
          <w:rPr>
            <w:rFonts w:ascii="Times New Roman" w:hAnsi="Times New Roman" w:cs="Times New Roman"/>
            <w:noProof/>
          </w:rPr>
          <w:t>)</w:t>
        </w:r>
        <w:r w:rsidR="00EC630F">
          <w:rPr>
            <w:rFonts w:ascii="Times New Roman" w:hAnsi="Times New Roman" w:cs="Times New Roman"/>
          </w:rPr>
          <w:fldChar w:fldCharType="end"/>
        </w:r>
        <w:r w:rsidR="004A60E2" w:rsidRPr="00F1362D">
          <w:rPr>
            <w:rFonts w:ascii="Times New Roman" w:hAnsi="Times New Roman" w:cs="Times New Roman"/>
          </w:rPr>
          <w:t xml:space="preserve">. While WMGS </w:t>
        </w:r>
        <w:r>
          <w:rPr>
            <w:rFonts w:ascii="Times New Roman" w:hAnsi="Times New Roman" w:cs="Times New Roman"/>
          </w:rPr>
          <w:t xml:space="preserve">still </w:t>
        </w:r>
        <w:r w:rsidR="004A60E2" w:rsidRPr="00F1362D">
          <w:rPr>
            <w:rFonts w:ascii="Times New Roman" w:hAnsi="Times New Roman" w:cs="Times New Roman"/>
          </w:rPr>
          <w:t>has biases associated with GC content, taxonomic annotation of shotgun reads usually results in more accurate and robust taxonomic profiles</w:t>
        </w:r>
        <w:r>
          <w:rPr>
            <w:rFonts w:ascii="Times New Roman" w:hAnsi="Times New Roman" w:cs="Times New Roman"/>
          </w:rPr>
          <w:t xml:space="preserve"> compared</w:t>
        </w:r>
        <w:r w:rsidR="00E80C48">
          <w:rPr>
            <w:rFonts w:ascii="Times New Roman" w:hAnsi="Times New Roman" w:cs="Times New Roman"/>
          </w:rPr>
          <w:t xml:space="preserve"> </w:t>
        </w:r>
        <w:r>
          <w:rPr>
            <w:rFonts w:ascii="Times New Roman" w:hAnsi="Times New Roman" w:cs="Times New Roman"/>
          </w:rPr>
          <w:t>to amplicon sequencing</w:t>
        </w:r>
        <w:r w:rsidR="005B41CE" w:rsidRPr="00F1362D">
          <w:rPr>
            <w:rFonts w:ascii="Times New Roman" w:hAnsi="Times New Roman" w:cs="Times New Roman"/>
          </w:rPr>
          <w:t xml:space="preserve">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&lt;EndNote&gt;&lt;Cite&gt;&lt;Author&gt;White&lt;/Author&gt;&lt;Year&gt;2009&lt;/Year&gt;&lt;RecNum&gt;5386&lt;/RecNum&gt;&lt;DisplayText&gt;(&lt;style face="italic"&gt;69&lt;/style&gt;)&lt;/DisplayText&gt;&lt;record&gt;&lt;rec-number&gt;5386&lt;/rec-number&gt;&lt;foreign-keys&gt;&lt;key app="EN" db-id="vawrdvfvexr9z1e5pd0p92dt2dzpvp0ezpsr" timestamp="0"&gt;5386&lt;/key&gt;&lt;/foreign-keys&gt;&lt;ref-type name="Journal Article"&gt;17&lt;/ref-type&gt;&lt;contributors&gt;&lt;authors&gt;&lt;author&gt;White, J. R.&lt;/author&gt;&lt;author&gt;Nagarajan, N.&lt;/author&gt;&lt;author&gt;Pop, M.&lt;/author&gt;&lt;/authors&gt;&lt;/contributors&gt;&lt;auth-address&gt;Applied Mathematics and Scientific Computation Program, Center for Bioinformatics and Computational Biology, University of Maryland, College Park, Maryland, United States of America.&lt;/auth-address&gt;&lt;titles&gt;&lt;title&gt;Statistical methods for detecting differentially abundant features in clinical metagenomic samples&lt;/title&gt;&lt;secondary-title&gt;PLoS Comput Biol&lt;/secondary-title&gt;&lt;/titles&gt;&lt;periodical&gt;&lt;full-title&gt;PLoS Comput Biol&lt;/full-title&gt;&lt;/periodical&gt;&lt;pages&gt;e1000352&lt;/pages&gt;&lt;volume&gt;5&lt;/volume&gt;&lt;number&gt;4&lt;/number&gt;&lt;edition&gt;2009/04/11&lt;/edition&gt;&lt;keywords&gt;&lt;keyword&gt;Bacteria/*classification/*genetics/isolation &amp;amp; purification&lt;/keyword&gt;&lt;keyword&gt;Chromosome Mapping/*methods&lt;/keyword&gt;&lt;keyword&gt;DNA, Bacterial/*genetics&lt;/keyword&gt;&lt;keyword&gt;Gene Expression Profiling/*methods&lt;/keyword&gt;&lt;keyword&gt;Humans&lt;/keyword&gt;&lt;keyword&gt;Intestines/*microbiology&lt;/keyword&gt;&lt;keyword&gt;Obesity/*microbiology&lt;/keyword&gt;&lt;/keywords&gt;&lt;dates&gt;&lt;year&gt;2009&lt;/year&gt;&lt;pub-dates&gt;&lt;date&gt;Apr&lt;/date&gt;&lt;/pub-dates&gt;&lt;/dates&gt;&lt;isbn&gt;1553-7358 (Electronic)&lt;/isbn&gt;&lt;accession-num&gt;19360128&lt;/accession-num&gt;&lt;urls&gt;&lt;related-urls&gt;&lt;url&gt;http://www.ncbi.nlm.nih.gov/entrez/query.fcgi?cmd=Retrieve&amp;amp;db=PubMed&amp;amp;dopt=Citation&amp;amp;list_uids=19360128&lt;/url&gt;&lt;/related-urls&gt;&lt;/urls&gt;&lt;electronic-resource-num&gt;10.1371/journal.pcbi.1000352&lt;/electronic-resource-num&gt;&lt;language&gt;eng&lt;/language&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69</w:t>
        </w:r>
        <w:r w:rsidR="003A225B">
          <w:rPr>
            <w:rFonts w:ascii="Times New Roman" w:hAnsi="Times New Roman" w:cs="Times New Roman"/>
            <w:noProof/>
          </w:rPr>
          <w:t>)</w:t>
        </w:r>
        <w:r w:rsidR="00EC630F">
          <w:rPr>
            <w:rFonts w:ascii="Times New Roman" w:hAnsi="Times New Roman" w:cs="Times New Roman"/>
          </w:rPr>
          <w:fldChar w:fldCharType="end"/>
        </w:r>
        <w:r w:rsidR="004A60E2" w:rsidRPr="00F1362D">
          <w:rPr>
            <w:rFonts w:ascii="Times New Roman" w:hAnsi="Times New Roman" w:cs="Times New Roman"/>
          </w:rPr>
          <w:t>.</w:t>
        </w:r>
      </w:ins>
      <w:moveToRangeStart w:id="242" w:author="German Uritskiy" w:date="2018-12-19T08:47:00Z" w:name="move532972572"/>
      <w:moveTo w:id="243" w:author="German Uritskiy" w:date="2018-12-19T08:47:00Z">
        <w:r w:rsidR="005B41CE" w:rsidRPr="00F1362D">
          <w:rPr>
            <w:rFonts w:ascii="Times New Roman" w:hAnsi="Times New Roman" w:cs="Times New Roman"/>
          </w:rPr>
          <w:t xml:space="preserve"> This is particularly important in high-salt environments, where both Archaea and Bacteria can be equally abundant, as it is difficult to accurately amplify both domains with amplicon sequencing. </w:t>
        </w:r>
        <w:r w:rsidR="004A60E2" w:rsidRPr="00F1362D">
          <w:rPr>
            <w:rFonts w:ascii="Times New Roman" w:hAnsi="Times New Roman" w:cs="Times New Roman"/>
          </w:rPr>
          <w:t xml:space="preserve"> WMGS also results in sequencing of DNA not targeted by 16S rRNA amplicon sequencing, including Eukaryotic genomes, DNA viruses, and extra-genomic DNA such as plasmids. </w:t>
        </w:r>
      </w:moveTo>
    </w:p>
    <w:p w14:paraId="5431374E" w14:textId="4A4B6F07" w:rsidR="004A60E2" w:rsidRPr="00F1362D" w:rsidRDefault="004A60E2" w:rsidP="004A60E2">
      <w:pPr>
        <w:ind w:firstLine="720"/>
        <w:rPr>
          <w:rFonts w:ascii="Times New Roman" w:hAnsi="Times New Roman" w:cs="Times New Roman"/>
        </w:rPr>
      </w:pPr>
      <w:moveTo w:id="244" w:author="German Uritskiy" w:date="2018-12-19T08:47:00Z">
        <w:r w:rsidRPr="00F1362D">
          <w:rPr>
            <w:rFonts w:ascii="Times New Roman" w:hAnsi="Times New Roman" w:cs="Times New Roman"/>
          </w:rPr>
          <w:t xml:space="preserve">WMGS also allows for the reconstruction of DNA viruses in a microbiome. </w:t>
        </w:r>
      </w:moveTo>
      <w:moveToRangeEnd w:id="242"/>
      <w:ins w:id="245" w:author="German Uritskiy" w:date="2018-12-19T08:47:00Z">
        <w:r w:rsidRPr="00F1362D">
          <w:rPr>
            <w:rFonts w:ascii="Times New Roman" w:hAnsi="Times New Roman" w:cs="Times New Roman"/>
          </w:rPr>
          <w:t>In h</w:t>
        </w:r>
        <w:r w:rsidR="00D63E12" w:rsidRPr="00F1362D">
          <w:rPr>
            <w:rFonts w:ascii="Times New Roman" w:hAnsi="Times New Roman" w:cs="Times New Roman"/>
          </w:rPr>
          <w:t xml:space="preserve">yper-saline aquatic </w:t>
        </w:r>
        <w:r w:rsidR="00053DE6" w:rsidRPr="00F1362D">
          <w:rPr>
            <w:rFonts w:ascii="Times New Roman" w:hAnsi="Times New Roman" w:cs="Times New Roman"/>
          </w:rPr>
          <w:t>environments</w:t>
        </w:r>
        <w:r w:rsidR="00D63E12" w:rsidRPr="00F1362D">
          <w:rPr>
            <w:rFonts w:ascii="Times New Roman" w:hAnsi="Times New Roman" w:cs="Times New Roman"/>
          </w:rPr>
          <w:t xml:space="preserve"> environments </w:t>
        </w:r>
        <w:r w:rsidR="00EC630F">
          <w:rPr>
            <w:rFonts w:ascii="Times New Roman" w:hAnsi="Times New Roman" w:cs="Times New Roman"/>
          </w:rPr>
          <w:fldChar w:fldCharType="begin">
            <w:fldData xml:space="preserve">PEVuZE5vdGU+PENpdGU+PEF1dGhvcj5Sb3V4PC9BdXRob3I+PFllYXI+MjAxNjwvWWVhcj48UmVj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PEVuZE5vdGU+PENpdGU+PEF1dGhvcj5Sb3V4PC9BdXRob3I+PFllYXI+MjAxNjwvWWVhcj48UmVj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70</w:t>
        </w:r>
        <w:r w:rsidR="003A225B">
          <w:rPr>
            <w:rFonts w:ascii="Times New Roman" w:hAnsi="Times New Roman" w:cs="Times New Roman"/>
            <w:noProof/>
          </w:rPr>
          <w:t>)</w:t>
        </w:r>
        <w:r w:rsidR="00EC630F">
          <w:rPr>
            <w:rFonts w:ascii="Times New Roman" w:hAnsi="Times New Roman" w:cs="Times New Roman"/>
          </w:rPr>
          <w:fldChar w:fldCharType="end"/>
        </w:r>
        <w:r w:rsidR="00D63E12" w:rsidRPr="00F1362D">
          <w:rPr>
            <w:rFonts w:ascii="Times New Roman" w:hAnsi="Times New Roman" w:cs="Times New Roman"/>
          </w:rPr>
          <w:t xml:space="preserve"> and halite endolithic communities </w:t>
        </w:r>
        <w:r w:rsidR="00EC630F">
          <w:rPr>
            <w:rFonts w:ascii="Times New Roman" w:hAnsi="Times New Roman" w:cs="Times New Roman"/>
          </w:rPr>
          <w:fldChar w:fldCharType="begin">
            <w:fldData xml:space="preserve">PEVuZE5vdGU+PENpdGU+PEF1dGhvcj5Dcml0cy1DaHJpc3RvcGg8L0F1dGhvcj48WWVhcj4yMDE2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</w:fldData>
          </w:fldChar>
        </w:r>
        <w:r w:rsidR="00EC630F">
          <w:rPr>
            <w:rFonts w:ascii="Times New Roman" w:hAnsi="Times New Roman" w:cs="Times New Roman"/>
          </w:rPr>
          <w:instrText xml:space="preserve"> ADDIN EN.CITE </w:instrText>
        </w:r>
        <w:r w:rsidR="00EC630F">
          <w:rPr>
            <w:rFonts w:ascii="Times New Roman" w:hAnsi="Times New Roman" w:cs="Times New Roman"/>
          </w:rPr>
          <w:fldChar w:fldCharType="begin">
            <w:fldData xml:space="preserve">PEVuZE5vdGU+PENpdGU+PEF1dGhvcj5Dcml0cy1DaHJpc3RvcGg8L0F1dGhvcj48WWVhcj4yMDE2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</w:fldData>
          </w:fldChar>
        </w:r>
        <w:r w:rsidR="00EC630F">
          <w:rPr>
            <w:rFonts w:ascii="Times New Roman" w:hAnsi="Times New Roman" w:cs="Times New Roman"/>
          </w:rPr>
          <w:instrText xml:space="preserve"> ADDIN EN.CITE.DATA </w:instrText>
        </w:r>
        <w:r w:rsidR="00EC630F">
          <w:rPr>
            <w:rFonts w:ascii="Times New Roman" w:hAnsi="Times New Roman" w:cs="Times New Roman"/>
          </w:rPr>
        </w:r>
        <w:r w:rsidR="00EC630F">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46</w:t>
        </w:r>
        <w:r w:rsidR="00EC630F">
          <w:rPr>
            <w:rFonts w:ascii="Times New Roman" w:hAnsi="Times New Roman" w:cs="Times New Roman"/>
            <w:noProof/>
          </w:rPr>
          <w:t>)</w:t>
        </w:r>
        <w:r w:rsidR="00EC630F">
          <w:rPr>
            <w:rFonts w:ascii="Times New Roman" w:hAnsi="Times New Roman" w:cs="Times New Roman"/>
          </w:rPr>
          <w:fldChar w:fldCharType="end"/>
        </w:r>
        <w:r w:rsidR="00D63E12" w:rsidRPr="00F1362D">
          <w:rPr>
            <w:rFonts w:ascii="Times New Roman" w:hAnsi="Times New Roman" w:cs="Times New Roman"/>
          </w:rPr>
          <w:t xml:space="preserve">, recovery of viral sequences </w:t>
        </w:r>
        <w:r w:rsidRPr="00F1362D">
          <w:rPr>
            <w:rFonts w:ascii="Times New Roman" w:hAnsi="Times New Roman" w:cs="Times New Roman"/>
          </w:rPr>
          <w:t xml:space="preserve">allowed for </w:t>
        </w:r>
        <w:r w:rsidR="00D63E12" w:rsidRPr="00F1362D">
          <w:rPr>
            <w:rFonts w:ascii="Times New Roman" w:hAnsi="Times New Roman" w:cs="Times New Roman"/>
          </w:rPr>
          <w:t xml:space="preserve">the characterization and study </w:t>
        </w:r>
        <w:r w:rsidRPr="00F1362D">
          <w:rPr>
            <w:rFonts w:ascii="Times New Roman" w:hAnsi="Times New Roman" w:cs="Times New Roman"/>
          </w:rPr>
          <w:t xml:space="preserve">of a </w:t>
        </w:r>
        <w:r w:rsidR="00D63E12" w:rsidRPr="00F1362D">
          <w:rPr>
            <w:rFonts w:ascii="Times New Roman" w:hAnsi="Times New Roman" w:cs="Times New Roman"/>
          </w:rPr>
          <w:t xml:space="preserve">major </w:t>
        </w:r>
        <w:r w:rsidRPr="00F1362D">
          <w:rPr>
            <w:rFonts w:ascii="Times New Roman" w:hAnsi="Times New Roman" w:cs="Times New Roman"/>
          </w:rPr>
          <w:t xml:space="preserve">previously unexplored aspect of halophilic microbiomes. </w:t>
        </w:r>
      </w:ins>
      <w:moveToRangeStart w:id="246" w:author="German Uritskiy" w:date="2018-12-19T08:47:00Z" w:name="move532972573"/>
      <w:moveTo w:id="247" w:author="German Uritskiy" w:date="2018-12-19T08:47:00Z">
        <w:r w:rsidRPr="00F1362D">
          <w:rPr>
            <w:rFonts w:ascii="Times New Roman" w:hAnsi="Times New Roman" w:cs="Times New Roman"/>
          </w:rPr>
          <w:t xml:space="preserve">Viruses play the role of predators in most microbiomes, and are essential to community functioning through nutrient turnover from their lytic activity. </w:t>
        </w:r>
      </w:moveTo>
      <w:moveToRangeEnd w:id="246"/>
      <w:ins w:id="248" w:author="German Uritskiy" w:date="2018-12-19T08:47:00Z">
        <w:r w:rsidR="00D63E12" w:rsidRPr="00F1362D">
          <w:rPr>
            <w:rFonts w:ascii="Times New Roman" w:hAnsi="Times New Roman" w:cs="Times New Roman"/>
          </w:rPr>
          <w:t xml:space="preserve">In addition to viral sequence extraction, </w:t>
        </w:r>
        <w:r w:rsidRPr="00F1362D">
          <w:rPr>
            <w:rFonts w:ascii="Times New Roman" w:hAnsi="Times New Roman" w:cs="Times New Roman"/>
          </w:rPr>
          <w:t xml:space="preserve">CRISPR arrays encoded in the </w:t>
        </w:r>
        <w:r w:rsidR="00D63E12" w:rsidRPr="00F1362D">
          <w:rPr>
            <w:rFonts w:ascii="Times New Roman" w:hAnsi="Times New Roman" w:cs="Times New Roman"/>
          </w:rPr>
          <w:t xml:space="preserve">halophilic </w:t>
        </w:r>
        <w:r w:rsidRPr="00F1362D">
          <w:rPr>
            <w:rFonts w:ascii="Times New Roman" w:hAnsi="Times New Roman" w:cs="Times New Roman"/>
          </w:rPr>
          <w:t xml:space="preserve">genomes </w:t>
        </w:r>
        <w:r w:rsidR="00D63E12" w:rsidRPr="00F1362D">
          <w:rPr>
            <w:rFonts w:ascii="Times New Roman" w:hAnsi="Times New Roman" w:cs="Times New Roman"/>
          </w:rPr>
          <w:t xml:space="preserve">have been analyzed to investigate strain dispersal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&lt;EndNote&gt;&lt;Cite&gt;&lt;Author&gt;Finstad&lt;/Author&gt;&lt;Year&gt;2017&lt;/Year&gt;&lt;RecNum&gt;8580&lt;/RecNum&gt;&lt;DisplayText&gt;(&lt;style face="italic"&gt;43&lt;/style&gt;)&lt;/DisplayText&gt;&lt;record&gt;&lt;rec-number&gt;8580&lt;/rec-number&gt;&lt;foreign-keys&gt;&lt;key app="EN" db-id="vawrdvfvexr9z1e5pd0p92dt2dzpvp0ezpsr" timestamp="1530210822"&gt;8580&lt;/key&gt;&lt;/foreign-keys&gt;&lt;ref-type name="Journal Article"&gt;17&lt;/ref-type&gt;&lt;contributors&gt;&lt;authors&gt;&lt;author&gt;Finstad, K. M.&lt;/author&gt;&lt;author&gt;Probst, A. J.&lt;/author&gt;&lt;author&gt;Thomas, B. C.&lt;/author&gt;&lt;author&gt;Andersen, G. L.&lt;/author&gt;&lt;author&gt;Demergasso, C.&lt;/author&gt;&lt;author&gt;Echeverria, A.&lt;/author&gt;&lt;author&gt;Amundson, R. G.&lt;/author&gt;&lt;author&gt;Banfield, J. F.&lt;/author&gt;&lt;/authors&gt;&lt;/contributors&gt;&lt;auth-address&gt;Department of Environmental Science, Policy, and Management, University of California, Berkeley, BerkeleyCA, United States.&amp;#xD;Department of Earth and Planetary Sciences, University of California, Berkeley, BerkeleyCA, United States.&amp;#xD;Ecology Department, Earth Sciences Division, Lawrence Berkeley National Laboratory, BerkeleyCA, United States.&amp;#xD;Centro de Biotecnologia, Universidad Catolica del NorteAntofagasta, Chile.&lt;/auth-address&gt;&lt;titles&gt;&lt;title&gt;Microbial Community Structure and the Persistence of Cyanobacterial Populations in Salt Crusts of the Hyperarid Atacama Desert from Genome-Resolved Metagenomics&lt;/title&gt;&lt;secondary-title&gt;Front Microbiol&lt;/secondary-title&gt;&lt;/titles&gt;&lt;periodical&gt;&lt;full-title&gt;Front Microbiol&lt;/full-title&gt;&lt;/periodical&gt;&lt;pages&gt;1435&lt;/pages&gt;&lt;volume&gt;8&lt;/volume&gt;&lt;keywords&gt;&lt;keyword&gt;Atacama Desert&lt;/keyword&gt;&lt;keyword&gt;environmental genomics&lt;/keyword&gt;&lt;keyword&gt;hyperarid&lt;/keyword&gt;&lt;keyword&gt;hypersaline&lt;/keyword&gt;&lt;keyword&gt;metagenome&lt;/keyword&gt;&lt;keyword&gt;salar&lt;/keyword&gt;&lt;keyword&gt;salt crust&lt;/keyword&gt;&lt;/keywords&gt;&lt;dates&gt;&lt;year&gt;2017&lt;/year&gt;&lt;/dates&gt;&lt;isbn&gt;1664-302X (Print)&amp;#xD;1664-302X (Linking)&lt;/isbn&gt;&lt;accession-num&gt;28804480&lt;/accession-num&gt;&lt;urls&gt;&lt;related-urls&gt;&lt;url&gt;https://www.ncbi.nlm.nih.gov/pubmed/28804480&lt;/url&gt;&lt;/related-urls&gt;&lt;/urls&gt;&lt;custom2&gt;PMC5532433&lt;/custom2&gt;&lt;electronic-resource-num&gt;10.3389/fmicb.2017.01435&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43</w:t>
        </w:r>
        <w:r w:rsidR="00EC630F">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r w:rsidR="00D63E12" w:rsidRPr="00F1362D">
          <w:rPr>
            <w:rFonts w:ascii="Times New Roman" w:hAnsi="Times New Roman" w:cs="Times New Roman"/>
          </w:rPr>
          <w:t>Additionally, p</w:t>
        </w:r>
        <w:r w:rsidRPr="00F1362D">
          <w:rPr>
            <w:rFonts w:ascii="Times New Roman" w:hAnsi="Times New Roman" w:cs="Times New Roman"/>
          </w:rPr>
          <w:t>erfect alignments betw</w:t>
        </w:r>
        <w:r w:rsidR="005A1561" w:rsidRPr="00F1362D">
          <w:rPr>
            <w:rFonts w:ascii="Times New Roman" w:hAnsi="Times New Roman" w:cs="Times New Roman"/>
          </w:rPr>
          <w:t xml:space="preserve">een CRISPR spacers and virus sequences, which are indicative of previous infections, have been used in solar salterns to predict </w:t>
        </w:r>
        <w:r w:rsidRPr="00F1362D">
          <w:rPr>
            <w:rFonts w:ascii="Times New Roman" w:hAnsi="Times New Roman" w:cs="Times New Roman"/>
          </w:rPr>
          <w:t xml:space="preserve">virus-host interaction in </w:t>
        </w:r>
        <w:r w:rsidR="005A1561" w:rsidRPr="00F1362D">
          <w:rPr>
            <w:rFonts w:ascii="Times New Roman" w:hAnsi="Times New Roman" w:cs="Times New Roman"/>
          </w:rPr>
          <w:t xml:space="preserve">microbial communities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&lt;EndNote&gt;&lt;Cite&gt;&lt;Author&gt;Moller&lt;/Author&gt;&lt;Year&gt;2017&lt;/Year&gt;&lt;RecNum&gt;8996&lt;/RecNum&gt;&lt;DisplayText&gt;(&lt;style face="italic"&gt;71&lt;/style&gt;)&lt;/DisplayText&gt;&lt;record&gt;&lt;rec-number&gt;8996&lt;/rec-number&gt;&lt;foreign-keys&gt;&lt;key app="EN" db-id="vawrdvfvexr9z1e5pd0p92dt2dzpvp0ezpsr" timestamp="1543526629"&gt;8996&lt;/key&gt;&lt;/foreign-keys&gt;&lt;ref-type name="Journal Article"&gt;17&lt;/ref-type&gt;&lt;contributors&gt;&lt;authors&gt;&lt;author&gt;Moller, A. G.&lt;/author&gt;&lt;author&gt;Liang, C.&lt;/author&gt;&lt;/authors&gt;&lt;/contributors&gt;&lt;auth-address&gt;Department of Biology, Miami University , Oxford , OH , United States.&lt;/auth-address&gt;&lt;titles&gt;&lt;title&gt;Determining virus-host interactions and glycerol metabolism profiles in geographically diverse solar salterns with metagenomics&lt;/title&gt;&lt;secondary-title&gt;PeerJ&lt;/secondary-title&gt;&lt;/titles&gt;&lt;periodical&gt;&lt;full-title&gt;PeerJ&lt;/full-title&gt;&lt;/periodical&gt;&lt;pages&gt;e2844&lt;/pages&gt;&lt;volume&gt;5&lt;/volume&gt;&lt;keywords&gt;&lt;keyword&gt;Bioinformatics&lt;/keyword&gt;&lt;keyword&gt;Crispr&lt;/keyword&gt;&lt;keyword&gt;Environmental genomics&lt;/keyword&gt;&lt;keyword&gt;Extremophiles&lt;/keyword&gt;&lt;keyword&gt;Halophiles&lt;/keyword&gt;&lt;keyword&gt;Hypersaline ecosystems&lt;/keyword&gt;&lt;keyword&gt;Metagenomics&lt;/keyword&gt;&lt;keyword&gt;Microbial ecology&lt;/keyword&gt;&lt;keyword&gt;Viral shunt&lt;/keyword&gt;&lt;keyword&gt;Viruses&lt;/keyword&gt;&lt;/keywords&gt;&lt;dates&gt;&lt;year&gt;2017&lt;/year&gt;&lt;/dates&gt;&lt;isbn&gt;2167-8359 (Print)&amp;#xD;2167-8359 (Linking)&lt;/isbn&gt;&lt;accession-num&gt;28097058&lt;/accession-num&gt;&lt;urls&gt;&lt;related-urls&gt;&lt;url&gt;https://www.ncbi.nlm.nih.gov/pubmed/28097058&lt;/url&gt;&lt;/related-urls&gt;&lt;/urls&gt;&lt;custom2&gt;PMC5228507&lt;/custom2&gt;&lt;electronic-resource-num&gt;10.7717/peerj.2844&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71</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w:t>
        </w:r>
      </w:ins>
      <w:moveToRangeStart w:id="249" w:author="German Uritskiy" w:date="2018-12-19T08:47:00Z" w:name="move532972574"/>
      <w:moveTo w:id="250" w:author="German Uritskiy" w:date="2018-12-19T08:47:00Z">
        <w:r w:rsidRPr="00F1362D">
          <w:rPr>
            <w:rFonts w:ascii="Times New Roman" w:hAnsi="Times New Roman" w:cs="Times New Roman"/>
          </w:rPr>
          <w:t xml:space="preserve"> </w:t>
        </w:r>
      </w:moveTo>
    </w:p>
    <w:p w14:paraId="7F2392A9" w14:textId="13E85204" w:rsidR="004A60E2" w:rsidRPr="00F1362D" w:rsidRDefault="004A60E2" w:rsidP="004A60E2">
      <w:pPr>
        <w:ind w:firstLine="720"/>
        <w:rPr>
          <w:ins w:id="251" w:author="German Uritskiy" w:date="2018-12-19T08:47:00Z"/>
          <w:rFonts w:ascii="Times New Roman" w:hAnsi="Times New Roman" w:cs="Times New Roman"/>
        </w:rPr>
      </w:pPr>
      <w:moveTo w:id="252" w:author="German Uritskiy" w:date="2018-12-19T08:47:00Z">
        <w:r w:rsidRPr="00F1362D">
          <w:rPr>
            <w:rFonts w:ascii="Times New Roman" w:hAnsi="Times New Roman" w:cs="Times New Roman"/>
          </w:rPr>
          <w:lastRenderedPageBreak/>
          <w:t xml:space="preserve">As previously mentioned, one of the biggest strengths of WMGS is the ability to at least partially reconstruct the functional potential of a microbial community. </w:t>
        </w:r>
      </w:moveTo>
      <w:moveToRangeEnd w:id="249"/>
      <w:ins w:id="253" w:author="German Uritskiy" w:date="2018-12-19T08:47:00Z">
        <w:r w:rsidR="005A1561" w:rsidRPr="00F1362D">
          <w:rPr>
            <w:rFonts w:ascii="Times New Roman" w:hAnsi="Times New Roman" w:cs="Times New Roman"/>
          </w:rPr>
          <w:t xml:space="preserve">With WMGS, high-salt water </w:t>
        </w:r>
        <w:r w:rsidR="00EC630F">
          <w:rPr>
            <w:rFonts w:ascii="Times New Roman" w:hAnsi="Times New Roman" w:cs="Times New Roman"/>
          </w:rPr>
          <w:fldChar w:fldCharType="begin">
            <w:fldData xml:space="preserve">PEVuZE5vdGU+PENpdGU+PEF1dGhvcj5LaW1icmVsPC9BdXRob3I+PFllYXI+MjAxODwvWWVhcj48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PEVuZE5vdGU+PENpdGU+PEF1dGhvcj5LaW1icmVsPC9BdXRob3I+PFllYXI+MjAxODwvWWVhcj48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5, 72</w:t>
        </w:r>
        <w:r w:rsidR="003A225B">
          <w:rPr>
            <w:rFonts w:ascii="Times New Roman" w:hAnsi="Times New Roman" w:cs="Times New Roman"/>
            <w:noProof/>
          </w:rPr>
          <w:t>)</w:t>
        </w:r>
        <w:r w:rsidR="00EC630F">
          <w:rPr>
            <w:rFonts w:ascii="Times New Roman" w:hAnsi="Times New Roman" w:cs="Times New Roman"/>
          </w:rPr>
          <w:fldChar w:fldCharType="end"/>
        </w:r>
        <w:r w:rsidR="005A1561" w:rsidRPr="00F1362D">
          <w:rPr>
            <w:rFonts w:ascii="Times New Roman" w:hAnsi="Times New Roman" w:cs="Times New Roman"/>
          </w:rPr>
          <w:t xml:space="preserve">, soil </w:t>
        </w:r>
        <w:r w:rsidR="00EC630F">
          <w:rPr>
            <w:rFonts w:ascii="Times New Roman" w:hAnsi="Times New Roman" w:cs="Times New Roman"/>
          </w:rPr>
          <w:fldChar w:fldCharType="begin"/>
        </w:r>
        <w:r w:rsidR="00EC630F">
          <w:rPr>
            <w:rFonts w:ascii="Times New Roman" w:hAnsi="Times New Roman" w:cs="Times New Roman"/>
          </w:rPr>
          <w:instrText xml:space="preserve"> ADDIN EN.CITE &lt;EndNote&gt;&lt;Cite&gt;&lt;Author&gt;Vera-Gargallo&lt;/Author&gt;&lt;Year&gt;2018&lt;/Year&gt;&lt;RecNum&gt;8910&lt;/RecNum&gt;&lt;DisplayText&gt;(&lt;style face="italic"&gt;7&lt;/style&gt;)&lt;/DisplayText&gt;&lt;record&gt;&lt;rec-number&gt;8910&lt;/rec-number&gt;&lt;foreign-keys&gt;&lt;key app="EN" db-id="vawrdvfvexr9z1e5pd0p92dt2dzpvp0ezpsr" timestamp="1543247230"&gt;8910&lt;/key&gt;&lt;/foreign-keys&gt;&lt;ref-type name="Journal Article"&gt;17&lt;/ref-type&gt;&lt;contributors&gt;&lt;authors&gt;&lt;author&gt;Vera-Gargallo, B.&lt;/author&gt;&lt;author&gt;Ventosa, A.&lt;/author&gt;&lt;/authors&gt;&lt;/contributors&gt;&lt;auth-address&gt;Department of Microbiology and Parasitology, Faculty of Pharmacy, University of Sevilla, 41012 Sevilla, Spain. vera@us.es.&amp;#xD;Department of Microbiology and Parasitology, Faculty of Pharmacy, University of Sevilla, 41012 Sevilla, Spain. ventosa@us.es.&lt;/auth-address&gt;&lt;titles&gt;&lt;title&gt;Metagenomic Insights into the Phylogenetic and Metabolic Diversity of the Prokaryotic Community Dwelling in Hypersaline Soils from the Odiel Saltmarshes (SW Spain)&lt;/title&gt;&lt;secondary-title&gt;Genes (Basel)&lt;/secondary-title&gt;&lt;/titles&gt;&lt;periodical&gt;&lt;full-title&gt;Genes (Basel)&lt;/full-title&gt;&lt;/periodical&gt;&lt;volume&gt;9&lt;/volume&gt;&lt;number&gt;3&lt;/number&gt;&lt;keywords&gt;&lt;keyword&gt;hypersaline environments&lt;/keyword&gt;&lt;keyword&gt;metagenome assembled genomes&lt;/keyword&gt;&lt;keyword&gt;metagenomics&lt;/keyword&gt;&lt;keyword&gt;saline soils&lt;/keyword&gt;&lt;/keywords&gt;&lt;dates&gt;&lt;year&gt;2018&lt;/year&gt;&lt;pub-dates&gt;&lt;date&gt;Mar 8&lt;/date&gt;&lt;/pub-dates&gt;&lt;/dates&gt;&lt;isbn&gt;2073-4425 (Print)&amp;#xD;2073-4425 (Linking)&lt;/isbn&gt;&lt;accession-num&gt;29518047&lt;/accession-num&gt;&lt;urls&gt;&lt;related-urls&gt;&lt;url&gt;https://www.ncbi.nlm.nih.gov/pubmed/29518047&lt;/url&gt;&lt;/related-urls&gt;&lt;/urls&gt;&lt;custom2&gt;PMC5867873&lt;/custom2&gt;&lt;electronic-resource-num&gt;10.3390/genes9030152&lt;/electronic-resource-num&gt;&lt;/record&gt;&lt;/Cite&gt;&lt;/EndNote&gt;</w:instrText>
        </w:r>
        <w:r w:rsidR="00EC630F">
          <w:rPr>
            <w:rFonts w:ascii="Times New Roman" w:hAnsi="Times New Roman" w:cs="Times New Roman"/>
          </w:rPr>
          <w:fldChar w:fldCharType="separate"/>
        </w:r>
        <w:r w:rsidR="00EC630F">
          <w:rPr>
            <w:rFonts w:ascii="Times New Roman" w:hAnsi="Times New Roman" w:cs="Times New Roman"/>
            <w:noProof/>
          </w:rPr>
          <w:t>(</w:t>
        </w:r>
        <w:r w:rsidR="00EC630F" w:rsidRPr="00EC630F">
          <w:rPr>
            <w:rFonts w:ascii="Times New Roman" w:hAnsi="Times New Roman" w:cs="Times New Roman"/>
            <w:i/>
            <w:noProof/>
          </w:rPr>
          <w:t>7</w:t>
        </w:r>
        <w:r w:rsidR="00EC630F">
          <w:rPr>
            <w:rFonts w:ascii="Times New Roman" w:hAnsi="Times New Roman" w:cs="Times New Roman"/>
            <w:noProof/>
          </w:rPr>
          <w:t>)</w:t>
        </w:r>
        <w:r w:rsidR="00EC630F">
          <w:rPr>
            <w:rFonts w:ascii="Times New Roman" w:hAnsi="Times New Roman" w:cs="Times New Roman"/>
          </w:rPr>
          <w:fldChar w:fldCharType="end"/>
        </w:r>
        <w:r w:rsidR="005A1561" w:rsidRPr="00F1362D">
          <w:rPr>
            <w:rFonts w:ascii="Times New Roman" w:hAnsi="Times New Roman" w:cs="Times New Roman"/>
          </w:rPr>
          <w:t xml:space="preserve">, and endolithic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&lt;EndNote&gt;&lt;Cite&gt;&lt;Author&gt;Uritskiy&lt;/Author&gt;&lt;Year&gt;2018&lt;/Year&gt;&lt;RecNum&gt;8954&lt;/RecNum&gt;&lt;DisplayText&gt;(&lt;style face="italic"&gt;35&lt;/style&gt;)&lt;/DisplayText&gt;&lt;record&gt;&lt;rec-number&gt;8954&lt;/rec-number&gt;&lt;foreign-keys&gt;&lt;key app="EN" db-id="vawrdvfvexr9z1e5pd0p92dt2dzpvp0ezpsr" timestamp="1543351321"&gt;8954&lt;/key&gt;&lt;/foreign-keys&gt;&lt;ref-type name="Journal Article"&gt;17&lt;/ref-type&gt;&lt;contributors&gt;&lt;authors&gt;&lt;author&gt;Uritskiy, Gherman&lt;/author&gt;&lt;author&gt;Getsin, Samantha&lt;/author&gt;&lt;author&gt;Munn, Adam&lt;/author&gt;&lt;author&gt;Gomez-Silva, Benito&lt;/author&gt;&lt;author&gt;Davila, Alfonso&lt;/author&gt;&lt;author&gt;Glass, Brian&lt;/author&gt;&lt;author&gt;Taylor, James&lt;/author&gt;&lt;author&gt;DiRuggiero, Jocelyne&lt;/author&gt;&lt;/authors&gt;&lt;/contributors&gt;&lt;titles&gt;&lt;title&gt;Response of extremophile microbiome to a rare rainfall reveals a two-step adaptation mechanism&lt;/title&gt;&lt;secondary-title&gt;bioRxiv&lt;/secondary-title&gt;&lt;/titles&gt;&lt;periodical&gt;&lt;full-title&gt;bioRxiv&lt;/full-title&gt;&lt;/periodical&gt;&lt;dates&gt;&lt;year&gt;2018&lt;/year&gt;&lt;/dates&gt;&lt;work-type&gt;10.1101/442525&lt;/work-type&gt;&lt;urls&gt;&lt;related-urls&gt;&lt;url&gt;http://biorxiv.org/content/early/2018/10/13/442525.abstract&lt;/url&gt;&lt;/related-urls&gt;&lt;/urls&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35</w:t>
        </w:r>
        <w:r w:rsidR="003A225B">
          <w:rPr>
            <w:rFonts w:ascii="Times New Roman" w:hAnsi="Times New Roman" w:cs="Times New Roman"/>
            <w:noProof/>
          </w:rPr>
          <w:t>)</w:t>
        </w:r>
        <w:r w:rsidR="00EC630F">
          <w:rPr>
            <w:rFonts w:ascii="Times New Roman" w:hAnsi="Times New Roman" w:cs="Times New Roman"/>
          </w:rPr>
          <w:fldChar w:fldCharType="end"/>
        </w:r>
        <w:r w:rsidR="009455BA" w:rsidRPr="00F1362D">
          <w:rPr>
            <w:rFonts w:ascii="Times New Roman" w:hAnsi="Times New Roman" w:cs="Times New Roman"/>
          </w:rPr>
          <w:t xml:space="preserve"> </w:t>
        </w:r>
        <w:r w:rsidR="005A1561" w:rsidRPr="00F1362D">
          <w:rPr>
            <w:rFonts w:ascii="Times New Roman" w:hAnsi="Times New Roman" w:cs="Times New Roman"/>
          </w:rPr>
          <w:t xml:space="preserve">microbiomes have been </w:t>
        </w:r>
        <w:r w:rsidRPr="00F1362D">
          <w:rPr>
            <w:rFonts w:ascii="Times New Roman" w:hAnsi="Times New Roman" w:cs="Times New Roman"/>
          </w:rPr>
          <w:t>characterize</w:t>
        </w:r>
        <w:r w:rsidR="005A1561" w:rsidRPr="00F1362D">
          <w:rPr>
            <w:rFonts w:ascii="Times New Roman" w:hAnsi="Times New Roman" w:cs="Times New Roman"/>
          </w:rPr>
          <w:t>d in terms of their functioning</w:t>
        </w:r>
        <w:r w:rsidR="008300A2">
          <w:rPr>
            <w:rFonts w:ascii="Times New Roman" w:hAnsi="Times New Roman" w:cs="Times New Roman"/>
          </w:rPr>
          <w:t>, particularly their ability to metabolize substrates of interest</w:t>
        </w:r>
        <w:r w:rsidRPr="00F1362D">
          <w:rPr>
            <w:rFonts w:ascii="Times New Roman" w:hAnsi="Times New Roman" w:cs="Times New Roman"/>
          </w:rPr>
          <w:t xml:space="preserve">. </w:t>
        </w:r>
        <w:r w:rsidR="008300A2">
          <w:rPr>
            <w:rFonts w:ascii="Times New Roman" w:hAnsi="Times New Roman" w:cs="Times New Roman"/>
          </w:rPr>
          <w:t>Building on previous culture-</w:t>
        </w:r>
        <w:r w:rsidR="00E80C48">
          <w:rPr>
            <w:rFonts w:ascii="Times New Roman" w:hAnsi="Times New Roman" w:cs="Times New Roman"/>
          </w:rPr>
          <w:t>dependent</w:t>
        </w:r>
        <w:r w:rsidR="008300A2">
          <w:rPr>
            <w:rFonts w:ascii="Times New Roman" w:hAnsi="Times New Roman" w:cs="Times New Roman"/>
          </w:rPr>
          <w:t xml:space="preserve"> methods, s</w:t>
        </w:r>
        <w:r w:rsidR="009455BA" w:rsidRPr="00F1362D">
          <w:rPr>
            <w:rFonts w:ascii="Times New Roman" w:hAnsi="Times New Roman" w:cs="Times New Roman"/>
          </w:rPr>
          <w:t xml:space="preserve">ystematic </w:t>
        </w:r>
        <w:r w:rsidR="00E80C48">
          <w:rPr>
            <w:rFonts w:ascii="Times New Roman" w:hAnsi="Times New Roman" w:cs="Times New Roman"/>
          </w:rPr>
          <w:t xml:space="preserve">functional analysis of </w:t>
        </w:r>
        <w:r w:rsidR="009455BA" w:rsidRPr="00F1362D">
          <w:rPr>
            <w:rFonts w:ascii="Times New Roman" w:hAnsi="Times New Roman" w:cs="Times New Roman"/>
          </w:rPr>
          <w:t xml:space="preserve">halophilic metagenomes led to major improvements in our understanding of halophile osmotic adaptation and </w:t>
        </w:r>
        <w:r w:rsidRPr="00F1362D">
          <w:rPr>
            <w:rFonts w:ascii="Times New Roman" w:hAnsi="Times New Roman" w:cs="Times New Roman"/>
          </w:rPr>
          <w:t>evolution</w:t>
        </w:r>
        <w:r w:rsidR="009455BA"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PEVuZE5vdGU+PENpdGU+PEF1dGhvcj5CZWNrZXI8L0F1dGhvcj48WWVhcj4yMDE0PC9ZZWFyPjxS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PEVuZE5vdGU+PENpdGU+PEF1dGhvcj5CZWNrZXI8L0F1dGhvcj48WWVhcj4yMDE0PC9ZZWFyPjxS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73</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r w:rsidR="009455BA" w:rsidRPr="00F1362D">
          <w:rPr>
            <w:rFonts w:ascii="Times New Roman" w:hAnsi="Times New Roman" w:cs="Times New Roman"/>
          </w:rPr>
          <w:t>Functi</w:t>
        </w:r>
        <w:r w:rsidR="008300A2">
          <w:rPr>
            <w:rFonts w:ascii="Times New Roman" w:hAnsi="Times New Roman" w:cs="Times New Roman"/>
          </w:rPr>
          <w:t>onal annotation</w:t>
        </w:r>
        <w:r w:rsidR="009455BA" w:rsidRPr="00F1362D">
          <w:rPr>
            <w:rFonts w:ascii="Times New Roman" w:hAnsi="Times New Roman" w:cs="Times New Roman"/>
          </w:rPr>
          <w:t xml:space="preserve"> </w:t>
        </w:r>
        <w:r w:rsidR="008300A2">
          <w:rPr>
            <w:rFonts w:ascii="Times New Roman" w:hAnsi="Times New Roman" w:cs="Times New Roman"/>
          </w:rPr>
          <w:t>of</w:t>
        </w:r>
        <w:r w:rsidR="009455BA" w:rsidRPr="00F1362D">
          <w:rPr>
            <w:rFonts w:ascii="Times New Roman" w:hAnsi="Times New Roman" w:cs="Times New Roman"/>
          </w:rPr>
          <w:t xml:space="preserve"> longitudinal </w:t>
        </w:r>
        <w:r w:rsidR="008300A2">
          <w:rPr>
            <w:rFonts w:ascii="Times New Roman" w:hAnsi="Times New Roman" w:cs="Times New Roman"/>
          </w:rPr>
          <w:t xml:space="preserve">studies </w:t>
        </w:r>
        <w:r w:rsidR="009455BA" w:rsidRPr="00F1362D">
          <w:rPr>
            <w:rFonts w:ascii="Times New Roman" w:hAnsi="Times New Roman" w:cs="Times New Roman"/>
          </w:rPr>
          <w:t>of halophilic water microbiomes have also led to characterization of horizontal gene transfer</w:t>
        </w:r>
        <w:r w:rsidR="009E0A57" w:rsidRPr="00F1362D">
          <w:rPr>
            <w:rFonts w:ascii="Times New Roman" w:hAnsi="Times New Roman" w:cs="Times New Roman"/>
          </w:rPr>
          <w:t xml:space="preserve">, evolutionary dynamics, and functional adaptations across time and space </w:t>
        </w:r>
        <w:r w:rsidR="00EC630F">
          <w:rPr>
            <w:rFonts w:ascii="Times New Roman" w:hAnsi="Times New Roman" w:cs="Times New Roman"/>
          </w:rPr>
          <w:fldChar w:fldCharType="begin">
            <w:fldData xml:space="preserve">PEVuZE5vdGU+PENpdGU+PEF1dGhvcj5EZU1hZXJlPC9BdXRob3I+PFllYXI+MjAxMzwvWWVhcj48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PEVuZE5vdGU+PENpdGU+PEF1dGhvcj5EZU1hZXJlPC9BdXRob3I+PFllYXI+MjAxMzwvWWVhcj48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35, 38, 72</w:t>
        </w:r>
        <w:r w:rsidR="003A225B">
          <w:rPr>
            <w:rFonts w:ascii="Times New Roman" w:hAnsi="Times New Roman" w:cs="Times New Roman"/>
            <w:noProof/>
          </w:rPr>
          <w:t>)</w:t>
        </w:r>
        <w:r w:rsidR="00EC630F">
          <w:rPr>
            <w:rFonts w:ascii="Times New Roman" w:hAnsi="Times New Roman" w:cs="Times New Roman"/>
          </w:rPr>
          <w:fldChar w:fldCharType="end"/>
        </w:r>
        <w:r w:rsidR="009455BA" w:rsidRPr="00F1362D">
          <w:rPr>
            <w:rFonts w:ascii="Times New Roman" w:hAnsi="Times New Roman" w:cs="Times New Roman"/>
          </w:rPr>
          <w:t xml:space="preserve">. With WMGS analysis rapidly improving and halophile databases rapidly growing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&lt;EndNote&gt;&lt;Cite&gt;&lt;Author&gt;Loukas&lt;/Author&gt;&lt;Year&gt;2018&lt;/Year&gt;&lt;RecNum&gt;8916&lt;/RecNum&gt;&lt;DisplayText&gt;(&lt;style face="italic"&gt;36&lt;/style&gt;)&lt;/DisplayText&gt;&lt;record&gt;&lt;rec-number&gt;8916&lt;/rec-number&gt;&lt;foreign-keys&gt;&lt;key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36</w:t>
        </w:r>
        <w:r w:rsidR="003A225B">
          <w:rPr>
            <w:rFonts w:ascii="Times New Roman" w:hAnsi="Times New Roman" w:cs="Times New Roman"/>
            <w:noProof/>
          </w:rPr>
          <w:t>)</w:t>
        </w:r>
        <w:r w:rsidR="00EC630F">
          <w:rPr>
            <w:rFonts w:ascii="Times New Roman" w:hAnsi="Times New Roman" w:cs="Times New Roman"/>
          </w:rPr>
          <w:fldChar w:fldCharType="end"/>
        </w:r>
        <w:r w:rsidR="009455BA" w:rsidRPr="00F1362D">
          <w:rPr>
            <w:rFonts w:ascii="Times New Roman" w:hAnsi="Times New Roman" w:cs="Times New Roman"/>
          </w:rPr>
          <w:t xml:space="preserve">, more breakthroughs will follow. </w:t>
        </w:r>
      </w:ins>
    </w:p>
    <w:p w14:paraId="1460319A" w14:textId="77777777" w:rsidR="00D97A46" w:rsidRPr="00F1362D" w:rsidRDefault="00511A55" w:rsidP="00D97A46">
      <w:pPr>
        <w:rPr>
          <w:del w:id="254" w:author="German Uritskiy" w:date="2018-12-19T08:47:00Z"/>
          <w:rFonts w:ascii="Times New Roman" w:hAnsi="Times New Roman" w:cs="Times New Roman"/>
        </w:rPr>
      </w:pPr>
      <w:moveToRangeStart w:id="255" w:author="German Uritskiy" w:date="2018-12-19T08:47:00Z" w:name="move532972575"/>
      <w:moveTo w:id="256" w:author="German Uritskiy" w:date="2018-12-19T08:47:00Z">
        <w:r w:rsidRPr="00F1362D">
          <w:rPr>
            <w:rFonts w:ascii="Times New Roman" w:hAnsi="Times New Roman" w:cs="Times New Roman"/>
          </w:rPr>
          <w:t>Finally, another major</w:t>
        </w:r>
        <w:r w:rsidR="004A60E2" w:rsidRPr="00F1362D">
          <w:rPr>
            <w:rFonts w:ascii="Times New Roman" w:hAnsi="Times New Roman" w:cs="Times New Roman"/>
          </w:rPr>
          <w:t xml:space="preserve"> aspect metagenomics that WMGS enabled in halophilic microbiomes is the reconstruction of novel i</w:t>
        </w:r>
        <w:r w:rsidR="003F291D" w:rsidRPr="00F1362D">
          <w:rPr>
            <w:rFonts w:ascii="Times New Roman" w:hAnsi="Times New Roman" w:cs="Times New Roman"/>
          </w:rPr>
          <w:t>ndividual genomes of halophiles</w:t>
        </w:r>
        <w:r w:rsidR="004A60E2" w:rsidRPr="00F1362D">
          <w:rPr>
            <w:rFonts w:ascii="Times New Roman" w:hAnsi="Times New Roman" w:cs="Times New Roman"/>
          </w:rPr>
          <w:t xml:space="preserve">. Extremophiles, which often have very narrow specific adaptations and </w:t>
        </w:r>
        <w:r w:rsidR="003F291D" w:rsidRPr="00F1362D">
          <w:rPr>
            <w:rFonts w:ascii="Times New Roman" w:hAnsi="Times New Roman" w:cs="Times New Roman"/>
          </w:rPr>
          <w:t xml:space="preserve">often </w:t>
        </w:r>
        <w:r w:rsidR="004A60E2" w:rsidRPr="00F1362D">
          <w:rPr>
            <w:rFonts w:ascii="Times New Roman" w:hAnsi="Times New Roman" w:cs="Times New Roman"/>
          </w:rPr>
          <w:t xml:space="preserve">rely on symbiotic relationships to function, </w:t>
        </w:r>
        <w:r w:rsidR="003F291D" w:rsidRPr="00F1362D">
          <w:rPr>
            <w:rFonts w:ascii="Times New Roman" w:hAnsi="Times New Roman" w:cs="Times New Roman"/>
          </w:rPr>
          <w:t xml:space="preserve">have been difficult to </w:t>
        </w:r>
        <w:r w:rsidR="004A60E2" w:rsidRPr="00F1362D">
          <w:rPr>
            <w:rFonts w:ascii="Times New Roman" w:hAnsi="Times New Roman" w:cs="Times New Roman"/>
          </w:rPr>
          <w:t>isolate</w:t>
        </w:r>
        <w:r w:rsidR="003F291D" w:rsidRPr="00F1362D">
          <w:rPr>
            <w:rFonts w:ascii="Times New Roman" w:hAnsi="Times New Roman" w:cs="Times New Roman"/>
          </w:rPr>
          <w:t xml:space="preserve"> for study </w:t>
        </w:r>
      </w:moveTo>
      <w:moveToRangeEnd w:id="255"/>
    </w:p>
    <w:p w14:paraId="495B8A61" w14:textId="77777777" w:rsidR="00DF4FB7" w:rsidRPr="00F1362D" w:rsidRDefault="00DF4FB7" w:rsidP="00D97A46">
      <w:pPr>
        <w:rPr>
          <w:del w:id="257" w:author="German Uritskiy" w:date="2018-12-19T08:47:00Z"/>
          <w:rFonts w:ascii="Times New Roman" w:hAnsi="Times New Roman" w:cs="Times New Roman"/>
          <w:b/>
        </w:rPr>
      </w:pPr>
      <w:del w:id="258" w:author="German Uritskiy" w:date="2018-12-19T08:47:00Z">
        <w:r w:rsidRPr="00F1362D">
          <w:rPr>
            <w:rFonts w:ascii="Times New Roman" w:hAnsi="Times New Roman" w:cs="Times New Roman"/>
            <w:b/>
          </w:rPr>
          <w:delText>The future technologies in halophilic metagenomics</w:delText>
        </w:r>
      </w:del>
    </w:p>
    <w:p w14:paraId="12BE5535" w14:textId="39125B85" w:rsidR="004A60E2" w:rsidRPr="00F1362D" w:rsidRDefault="00EC630F" w:rsidP="004A60E2">
      <w:pPr>
        <w:ind w:firstLine="720"/>
        <w:rPr>
          <w:ins w:id="259" w:author="German Uritskiy" w:date="2018-12-19T08:47:00Z"/>
          <w:rFonts w:ascii="Times New Roman" w:hAnsi="Times New Roman" w:cs="Times New Roman"/>
        </w:rPr>
      </w:pPr>
      <w:ins w:id="260" w:author="German Uritskiy" w:date="2018-12-19T08:47:00Z">
        <w:r>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&lt;EndNote&gt;&lt;Cite&gt;&lt;Author&gt;Solden&lt;/Author&gt;&lt;Year&gt;2016&lt;/Year&gt;&lt;RecNum&gt;8997&lt;/RecNum&gt;&lt;DisplayText&gt;(&lt;style face="italic"&gt;74&lt;/style&gt;)&lt;/DisplayText&gt;&lt;record&gt;&lt;rec-number&gt;8997&lt;/rec-number&gt;&lt;foreign-keys&gt;&lt;key app="EN" db-id="vawrdvfvexr9z1e5pd0p92dt2dzpvp0ezpsr" timestamp="1543528008"&gt;8997&lt;/key&gt;&lt;/foreign-keys&gt;&lt;ref-type name="Journal Article"&gt;17&lt;/ref-type&gt;&lt;contributors&gt;&lt;authors&gt;&lt;author&gt;Solden, L.&lt;/author&gt;&lt;author&gt;Lloyd, K.&lt;/author&gt;&lt;author&gt;Wrighton, K.&lt;/author&gt;&lt;/authors&gt;&lt;/contributors&gt;&lt;auth-address&gt;Department of Microbiology, The Ohio State University, Columbus, OH 43210, USA.&amp;#xD;Department of Microbiology, University of Tennessee, Knoxville, TN 37996, USA. Electronic address: klloyd@utk.edu.&amp;#xD;Department of Microbiology, The Ohio State University, Columbus, OH 43210, USA. Electronic address: wrighton.1@osu.edu.&lt;/auth-address&gt;&lt;titles&gt;&lt;title&gt;The bright side of microbial dark matter: lessons learned from the uncultivated majority&lt;/title&gt;&lt;secondary-title&gt;Curr Opin Microbiol&lt;/secondary-title&gt;&lt;/titles&gt;&lt;periodical&gt;&lt;full-title&gt;Curr Opin Microbiol&lt;/full-title&gt;&lt;/periodical&gt;&lt;pages&gt;217-226&lt;/pages&gt;&lt;volume&gt;31&lt;/volume&gt;&lt;keywords&gt;&lt;keyword&gt;Archaea/*genetics/*metabolism&lt;/keyword&gt;&lt;keyword&gt;Bacteria/*genetics/*metabolism&lt;/keyword&gt;&lt;keyword&gt;Genome, Archaeal/genetics&lt;/keyword&gt;&lt;keyword&gt;Genome, Bacterial/genetics&lt;/keyword&gt;&lt;keyword&gt;*Metagenomics&lt;/keyword&gt;&lt;keyword&gt;RNA, Ribosomal, 16S/genetics&lt;/keyword&gt;&lt;keyword&gt;Single-Cell Analysis&lt;/keyword&gt;&lt;/keywords&gt;&lt;dates&gt;&lt;year&gt;2016&lt;/year&gt;&lt;pub-dates&gt;&lt;date&gt;Jun&lt;/date&gt;&lt;/pub-dates&gt;&lt;/dates&gt;&lt;isbn&gt;1879-0364 (Electronic)&amp;#xD;1369-5274 (Linking)&lt;/isbn&gt;&lt;accession-num&gt;27196505&lt;/accession-num&gt;&lt;urls&gt;&lt;related-urls&gt;&lt;url&gt;https://www.ncbi.nlm.nih.gov/pubmed/27196505&lt;/url&gt;&lt;/related-urls&gt;&lt;/urls&gt;&lt;electronic-resource-num&gt;10.1016/j.mib.2016.04.020&lt;/electronic-resource-num&gt;&lt;/record&gt;&lt;/Cite&gt;&lt;/EndNote&gt;</w:instrText>
        </w:r>
        <w:r>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74</w:t>
        </w:r>
        <w:r w:rsidR="003A225B">
          <w:rPr>
            <w:rFonts w:ascii="Times New Roman" w:hAnsi="Times New Roman" w:cs="Times New Roman"/>
            <w:noProof/>
          </w:rPr>
          <w:t>)</w:t>
        </w:r>
        <w:r>
          <w:rPr>
            <w:rFonts w:ascii="Times New Roman" w:hAnsi="Times New Roman" w:cs="Times New Roman"/>
          </w:rPr>
          <w:fldChar w:fldCharType="end"/>
        </w:r>
        <w:r w:rsidR="004A60E2" w:rsidRPr="00F1362D">
          <w:rPr>
            <w:rFonts w:ascii="Times New Roman" w:hAnsi="Times New Roman" w:cs="Times New Roman"/>
          </w:rPr>
          <w:t>. Binning of metagenomics assemblies has allowed researchers to recover thousands of halophilic MAGs in the past decade</w:t>
        </w:r>
        <w:r w:rsidR="003F291D" w:rsidRPr="00F1362D">
          <w:rPr>
            <w:rFonts w:ascii="Times New Roman" w:hAnsi="Times New Roman" w:cs="Times New Roman"/>
          </w:rPr>
          <w:t xml:space="preserve"> </w:t>
        </w:r>
        <w:r>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&lt;EndNote&gt;&lt;Cite&gt;&lt;Author&gt;Loukas&lt;/Author&gt;&lt;Year&gt;2018&lt;/Year&gt;&lt;RecNum&gt;8916&lt;/RecNum&gt;&lt;DisplayText&gt;(&lt;style face="italic"&gt;36&lt;/style&gt;)&lt;/DisplayText&gt;&lt;record&gt;&lt;rec-number&gt;8916&lt;/rec-number&gt;&lt;foreign-keys&gt;&lt;key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instrText>
        </w:r>
        <w:r>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36</w:t>
        </w:r>
        <w:r w:rsidR="003A225B">
          <w:rPr>
            <w:rFonts w:ascii="Times New Roman" w:hAnsi="Times New Roman" w:cs="Times New Roman"/>
            <w:noProof/>
          </w:rPr>
          <w:t>)</w:t>
        </w:r>
        <w:r>
          <w:rPr>
            <w:rFonts w:ascii="Times New Roman" w:hAnsi="Times New Roman" w:cs="Times New Roman"/>
          </w:rPr>
          <w:fldChar w:fldCharType="end"/>
        </w:r>
        <w:r w:rsidR="004A60E2" w:rsidRPr="00F1362D">
          <w:rPr>
            <w:rFonts w:ascii="Times New Roman" w:hAnsi="Times New Roman" w:cs="Times New Roman"/>
          </w:rPr>
          <w:t xml:space="preserve">, many of which belonging to previously unknown orders or even phyla. The recovery of near-complete genomes of </w:t>
        </w:r>
        <w:r w:rsidR="004A60E2" w:rsidRPr="00E80C48">
          <w:rPr>
            <w:rFonts w:ascii="Times New Roman" w:hAnsi="Times New Roman" w:cs="Times New Roman"/>
            <w:i/>
          </w:rPr>
          <w:t>Nanohaloarchaea</w:t>
        </w:r>
        <w:r w:rsidR="004A60E2" w:rsidRPr="00F1362D">
          <w:rPr>
            <w:rFonts w:ascii="Times New Roman" w:hAnsi="Times New Roman" w:cs="Times New Roman"/>
          </w:rPr>
          <w:t xml:space="preserve"> and </w:t>
        </w:r>
        <w:r w:rsidR="004A60E2" w:rsidRPr="00E80C48">
          <w:rPr>
            <w:rFonts w:ascii="Times New Roman" w:hAnsi="Times New Roman" w:cs="Times New Roman"/>
            <w:i/>
          </w:rPr>
          <w:t>Halobacteria</w:t>
        </w:r>
        <w:r w:rsidR="004A60E2" w:rsidRPr="00F1362D">
          <w:rPr>
            <w:rFonts w:ascii="Times New Roman" w:hAnsi="Times New Roman" w:cs="Times New Roman"/>
          </w:rPr>
          <w:t xml:space="preserve"> from metagenomics samples has improved our </w:t>
        </w:r>
        <w:r w:rsidR="003F291D" w:rsidRPr="00F1362D">
          <w:rPr>
            <w:rFonts w:ascii="Times New Roman" w:hAnsi="Times New Roman" w:cs="Times New Roman"/>
          </w:rPr>
          <w:t xml:space="preserve">overall </w:t>
        </w:r>
        <w:r w:rsidR="004A60E2" w:rsidRPr="00F1362D">
          <w:rPr>
            <w:rFonts w:ascii="Times New Roman" w:hAnsi="Times New Roman" w:cs="Times New Roman"/>
          </w:rPr>
          <w:t>understanding of halophilic microbiomes</w:t>
        </w:r>
        <w:r w:rsidR="003F291D" w:rsidRPr="00F1362D">
          <w:rPr>
            <w:rFonts w:ascii="Times New Roman" w:hAnsi="Times New Roman" w:cs="Times New Roman"/>
          </w:rPr>
          <w:t>, while empowering future research</w:t>
        </w:r>
        <w:r w:rsidR="00E80C48">
          <w:rPr>
            <w:rFonts w:ascii="Times New Roman" w:hAnsi="Times New Roman" w:cs="Times New Roman"/>
          </w:rPr>
          <w:t xml:space="preserve"> by expanding existing taxonomic and functional annotation databases</w:t>
        </w:r>
        <w:r w:rsidR="003F291D" w:rsidRPr="00F1362D">
          <w:rPr>
            <w:rFonts w:ascii="Times New Roman" w:hAnsi="Times New Roman" w:cs="Times New Roman"/>
          </w:rPr>
          <w:t xml:space="preserve"> </w:t>
        </w:r>
        <w:r>
          <w:rPr>
            <w:rFonts w:ascii="Times New Roman" w:hAnsi="Times New Roman" w:cs="Times New Roman"/>
          </w:rPr>
          <w:fldChar w:fldCharType="begin">
            <w:fldData xml:space="preserve">PEVuZE5vdGU+PENpdGU+PEF1dGhvcj5WZW50b3NhPC9BdXRob3I+PFllYXI+MjAxNTwvWWVhcj48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PEVuZE5vdGU+PENpdGU+PEF1dGhvcj5WZW50b3NhPC9BdXRob3I+PFllYXI+MjAxNTwvWWVhcj48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t>
        </w:r>
        <w:r w:rsidRPr="00EC630F">
          <w:rPr>
            <w:rFonts w:ascii="Times New Roman" w:hAnsi="Times New Roman" w:cs="Times New Roman"/>
            <w:i/>
            <w:noProof/>
          </w:rPr>
          <w:t>39, 40</w:t>
        </w:r>
        <w:r>
          <w:rPr>
            <w:rFonts w:ascii="Times New Roman" w:hAnsi="Times New Roman" w:cs="Times New Roman"/>
            <w:noProof/>
          </w:rPr>
          <w:t>)</w:t>
        </w:r>
        <w:r>
          <w:rPr>
            <w:rFonts w:ascii="Times New Roman" w:hAnsi="Times New Roman" w:cs="Times New Roman"/>
          </w:rPr>
          <w:fldChar w:fldCharType="end"/>
        </w:r>
        <w:r w:rsidR="004A60E2" w:rsidRPr="00F1362D">
          <w:rPr>
            <w:rFonts w:ascii="Times New Roman" w:hAnsi="Times New Roman" w:cs="Times New Roman"/>
          </w:rPr>
          <w:t>. In a positive-feedback loop, the rapidly increasing number or annotate reference</w:t>
        </w:r>
        <w:r w:rsidR="00511A55" w:rsidRPr="00F1362D">
          <w:rPr>
            <w:rFonts w:ascii="Times New Roman" w:hAnsi="Times New Roman" w:cs="Times New Roman"/>
          </w:rPr>
          <w:t xml:space="preserve"> halophile</w:t>
        </w:r>
        <w:r w:rsidR="004A60E2" w:rsidRPr="00F1362D">
          <w:rPr>
            <w:rFonts w:ascii="Times New Roman" w:hAnsi="Times New Roman" w:cs="Times New Roman"/>
          </w:rPr>
          <w:t xml:space="preserve"> genomes is allowing for more accurate taxonomic and functional annotation in halophilic microbiomes</w:t>
        </w:r>
        <w:r w:rsidR="00511A55" w:rsidRPr="00F1362D">
          <w:rPr>
            <w:rFonts w:ascii="Times New Roman" w:hAnsi="Times New Roman" w:cs="Times New Roman"/>
          </w:rPr>
          <w:t xml:space="preserve"> </w:t>
        </w:r>
        <w:r>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&lt;EndNote&gt;&lt;Cite&gt;&lt;Author&gt;Loukas&lt;/Author&gt;&lt;Year&gt;2018&lt;/Year&gt;&lt;RecNum&gt;8916&lt;/RecNum&gt;&lt;DisplayText&gt;(&lt;style face="italic"&gt;36&lt;/style&gt;)&lt;/DisplayText&gt;&lt;record&gt;&lt;rec-number&gt;8916&lt;/rec-number&gt;&lt;foreign-keys&gt;&lt;key app="EN" db-id="vawrdvfvexr9z1e5pd0p92dt2dzpvp0ezpsr" timestamp="1543248581"&gt;8916&lt;/key&gt;&lt;/foreign-keys&gt;&lt;ref-type name="Journal Article"&gt;17&lt;/ref-type&gt;&lt;contributors&gt;&lt;authors&gt;&lt;author&gt;Loukas, A.&lt;/author&gt;&lt;author&gt;Kappas, I.&lt;/author&gt;&lt;author&gt;Abatzopoulos, T. J.&lt;/author&gt;&lt;/authors&gt;&lt;/contributors&gt;&lt;auth-address&gt;Department of Genetics, Development &amp;amp; Molecular Biology, School of Biology, Aristotle University of Thessaloniki, 54124 Thessaloniki, Greece.0000000109457005grid.4793.9&lt;/auth-address&gt;&lt;titles&gt;&lt;title&gt;HaloDom: a new database of halophiles across all life domains&lt;/title&gt;&lt;secondary-title&gt;J Biol Res (Thessalon)&lt;/secondary-title&gt;&lt;/titles&gt;&lt;periodical&gt;&lt;full-title&gt;J Biol Res (Thessalon)&lt;/full-title&gt;&lt;/periodical&gt;&lt;pages&gt;2&lt;/pages&gt;&lt;volume&gt;25&lt;/volume&gt;&lt;keywords&gt;&lt;keyword&gt;Extreme environments&lt;/keyword&gt;&lt;keyword&gt;Extremophiles&lt;/keyword&gt;&lt;keyword&gt;Online database&lt;/keyword&gt;&lt;keyword&gt;Salinity&lt;/keyword&gt;&lt;keyword&gt;Tolerance&lt;/keyword&gt;&lt;/keywords&gt;&lt;dates&gt;&lt;year&gt;2018&lt;/year&gt;&lt;pub-dates&gt;&lt;date&gt;Dec&lt;/date&gt;&lt;/pub-dates&gt;&lt;/dates&gt;&lt;isbn&gt;1790-045X (Print)&amp;#xD;1790-045X (Linking)&lt;/isbn&gt;&lt;accession-num&gt;29796383&lt;/accession-num&gt;&lt;urls&gt;&lt;related-urls&gt;&lt;url&gt;https://www.ncbi.nlm.nih.gov/pubmed/29796383&lt;/url&gt;&lt;/related-urls&gt;&lt;/urls&gt;&lt;custom2&gt;PMC5957262&lt;/custom2&gt;&lt;electronic-resource-num&gt;10.1186/s40709-017-0072-0&lt;/electronic-resource-num&gt;&lt;/record&gt;&lt;/Cite&gt;&lt;/EndNote&gt;</w:instrText>
        </w:r>
        <w:r>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36</w:t>
        </w:r>
        <w:r w:rsidR="003A225B">
          <w:rPr>
            <w:rFonts w:ascii="Times New Roman" w:hAnsi="Times New Roman" w:cs="Times New Roman"/>
            <w:noProof/>
          </w:rPr>
          <w:t>)</w:t>
        </w:r>
        <w:r>
          <w:rPr>
            <w:rFonts w:ascii="Times New Roman" w:hAnsi="Times New Roman" w:cs="Times New Roman"/>
          </w:rPr>
          <w:fldChar w:fldCharType="end"/>
        </w:r>
        <w:r w:rsidR="004A60E2" w:rsidRPr="00F1362D">
          <w:rPr>
            <w:rFonts w:ascii="Times New Roman" w:hAnsi="Times New Roman" w:cs="Times New Roman"/>
          </w:rPr>
          <w:t xml:space="preserve">. </w:t>
        </w:r>
      </w:ins>
    </w:p>
    <w:p w14:paraId="68FA045A" w14:textId="77777777" w:rsidR="00D97A46" w:rsidRPr="00F1362D" w:rsidRDefault="00D97A46" w:rsidP="00D97A46">
      <w:pPr>
        <w:rPr>
          <w:ins w:id="261" w:author="German Uritskiy" w:date="2018-12-19T08:47:00Z"/>
          <w:rFonts w:ascii="Times New Roman" w:hAnsi="Times New Roman" w:cs="Times New Roman"/>
        </w:rPr>
      </w:pPr>
    </w:p>
    <w:p w14:paraId="00AEE73E" w14:textId="2906BF40" w:rsidR="00DF4FB7" w:rsidRPr="00F1362D" w:rsidRDefault="00DF4FB7" w:rsidP="00D97A46">
      <w:pPr>
        <w:rPr>
          <w:ins w:id="262" w:author="German Uritskiy" w:date="2018-12-19T08:47:00Z"/>
          <w:rFonts w:ascii="Times New Roman" w:hAnsi="Times New Roman" w:cs="Times New Roman"/>
          <w:b/>
        </w:rPr>
      </w:pPr>
      <w:ins w:id="263" w:author="German Uritskiy" w:date="2018-12-19T08:47:00Z">
        <w:r w:rsidRPr="00F1362D">
          <w:rPr>
            <w:rFonts w:ascii="Times New Roman" w:hAnsi="Times New Roman" w:cs="Times New Roman"/>
            <w:b/>
          </w:rPr>
          <w:t>The future</w:t>
        </w:r>
        <w:r w:rsidR="00281EBE">
          <w:rPr>
            <w:rFonts w:ascii="Times New Roman" w:hAnsi="Times New Roman" w:cs="Times New Roman"/>
            <w:b/>
          </w:rPr>
          <w:t xml:space="preserve"> of sequencing </w:t>
        </w:r>
        <w:r w:rsidRPr="00F1362D">
          <w:rPr>
            <w:rFonts w:ascii="Times New Roman" w:hAnsi="Times New Roman" w:cs="Times New Roman"/>
            <w:b/>
          </w:rPr>
          <w:t>in halophilic metagenomics</w:t>
        </w:r>
      </w:ins>
    </w:p>
    <w:p w14:paraId="3A993FC8" w14:textId="2B086453" w:rsidR="00DF4FB7" w:rsidRPr="00F1362D" w:rsidRDefault="00DF4FB7" w:rsidP="00DF4FB7">
      <w:pPr>
        <w:ind w:firstLine="720"/>
        <w:rPr>
          <w:rFonts w:ascii="Times New Roman" w:hAnsi="Times New Roman" w:cs="Times New Roman"/>
        </w:rPr>
      </w:pPr>
      <w:r w:rsidRPr="00F1362D">
        <w:rPr>
          <w:rFonts w:ascii="Times New Roman" w:hAnsi="Times New Roman" w:cs="Times New Roman"/>
        </w:rPr>
        <w:t xml:space="preserve">Beyond shotgun sequencing of a microbiome DNA content, there exist a number of </w:t>
      </w:r>
      <w:r w:rsidR="001724A9" w:rsidRPr="00F1362D">
        <w:rPr>
          <w:rFonts w:ascii="Times New Roman" w:hAnsi="Times New Roman" w:cs="Times New Roman"/>
        </w:rPr>
        <w:t xml:space="preserve">other </w:t>
      </w:r>
      <w:del w:id="264" w:author="German Uritskiy" w:date="2018-12-19T08:47:00Z">
        <w:r w:rsidR="001724A9" w:rsidRPr="00F1362D">
          <w:rPr>
            <w:rFonts w:ascii="Times New Roman" w:hAnsi="Times New Roman" w:cs="Times New Roman"/>
          </w:rPr>
          <w:delText xml:space="preserve">recently developed </w:delText>
        </w:r>
      </w:del>
      <w:r w:rsidRPr="00F1362D">
        <w:rPr>
          <w:rFonts w:ascii="Times New Roman" w:hAnsi="Times New Roman" w:cs="Times New Roman"/>
        </w:rPr>
        <w:t>technologies that may further our ability to understand halophilic microbiome function</w:t>
      </w:r>
      <w:r w:rsidR="001724A9" w:rsidRPr="00F1362D">
        <w:rPr>
          <w:rFonts w:ascii="Times New Roman" w:hAnsi="Times New Roman" w:cs="Times New Roman"/>
        </w:rPr>
        <w:t xml:space="preserve"> in the near future</w:t>
      </w:r>
      <w:r w:rsidRPr="00F1362D">
        <w:rPr>
          <w:rFonts w:ascii="Times New Roman" w:hAnsi="Times New Roman" w:cs="Times New Roman"/>
        </w:rPr>
        <w:t xml:space="preserve">. These technologies have already been applied </w:t>
      </w:r>
      <w:r w:rsidR="00281EBE">
        <w:rPr>
          <w:rFonts w:ascii="Times New Roman" w:hAnsi="Times New Roman" w:cs="Times New Roman"/>
        </w:rPr>
        <w:t xml:space="preserve">in more </w:t>
      </w:r>
      <w:del w:id="265" w:author="German Uritskiy" w:date="2018-12-19T08:47:00Z">
        <w:r w:rsidRPr="00F1362D">
          <w:rPr>
            <w:rFonts w:ascii="Times New Roman" w:hAnsi="Times New Roman" w:cs="Times New Roman"/>
          </w:rPr>
          <w:delText>translational microbiome studies</w:delText>
        </w:r>
      </w:del>
      <w:ins w:id="266" w:author="German Uritskiy" w:date="2018-12-19T08:47:00Z">
        <w:r w:rsidR="00281EBE">
          <w:rPr>
            <w:rFonts w:ascii="Times New Roman" w:hAnsi="Times New Roman" w:cs="Times New Roman"/>
          </w:rPr>
          <w:t xml:space="preserve">developed microbial fields such as clinical gut </w:t>
        </w:r>
        <w:r w:rsidRPr="00F1362D">
          <w:rPr>
            <w:rFonts w:ascii="Times New Roman" w:hAnsi="Times New Roman" w:cs="Times New Roman"/>
          </w:rPr>
          <w:t>microbiome</w:t>
        </w:r>
        <w:r w:rsidR="00281EBE">
          <w:rPr>
            <w:rFonts w:ascii="Times New Roman" w:hAnsi="Times New Roman" w:cs="Times New Roman"/>
          </w:rPr>
          <w:t>s</w:t>
        </w:r>
      </w:ins>
      <w:r w:rsidRPr="00F1362D">
        <w:rPr>
          <w:rFonts w:ascii="Times New Roman" w:hAnsi="Times New Roman" w:cs="Times New Roman"/>
        </w:rPr>
        <w:t xml:space="preserve">, and show great promise to be applied to halophilic microbial communities. </w:t>
      </w:r>
    </w:p>
    <w:p w14:paraId="2430BFFD" w14:textId="5F309CF1" w:rsidR="00DF4FB7" w:rsidRPr="00F1362D" w:rsidRDefault="00DF4FB7" w:rsidP="00DF4FB7">
      <w:pPr>
        <w:ind w:firstLine="720"/>
        <w:rPr>
          <w:rFonts w:ascii="Times New Roman" w:hAnsi="Times New Roman" w:cs="Times New Roman"/>
        </w:rPr>
      </w:pPr>
      <w:r w:rsidRPr="00F1362D">
        <w:rPr>
          <w:rFonts w:ascii="Times New Roman" w:hAnsi="Times New Roman" w:cs="Times New Roman"/>
        </w:rPr>
        <w:t>Together with sequencing coverage, read length is undoubtedly a major limiting factor for metagenomics sequence assembly. Longer reads allow for more accurate assembly and reduce</w:t>
      </w:r>
      <w:r w:rsidR="001724A9" w:rsidRPr="00F1362D">
        <w:rPr>
          <w:rFonts w:ascii="Times New Roman" w:hAnsi="Times New Roman" w:cs="Times New Roman"/>
        </w:rPr>
        <w:t>d</w:t>
      </w:r>
      <w:r w:rsidRPr="00F1362D">
        <w:rPr>
          <w:rFonts w:ascii="Times New Roman" w:hAnsi="Times New Roman" w:cs="Times New Roman"/>
        </w:rPr>
        <w:t xml:space="preserve"> chimeras, while also improving the contiguity of the assembly by allowing assembly of repetitive DNA elements</w:t>
      </w:r>
      <w:r w:rsidR="001724A9" w:rsidRPr="00F1362D">
        <w:rPr>
          <w:rFonts w:ascii="Times New Roman" w:hAnsi="Times New Roman" w:cs="Times New Roman"/>
        </w:rPr>
        <w:t xml:space="preserve"> </w:t>
      </w:r>
      <w:del w:id="267" w:author="German Uritskiy" w:date="2018-12-19T08:47:00Z">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&lt;EndNote&gt;&lt;Cite&gt;&lt;Author&gt;Wommack&lt;/Author&gt;&lt;Year&gt;2008&lt;/Year&gt;&lt;RecNum&gt;4575&lt;/RecNum&gt;&lt;DisplayText&gt;(&lt;style face="italic"&gt;71&lt;/style&gt;)&lt;/DisplayText&gt;&lt;record&gt;&lt;rec-number&gt;4575&lt;/rec-number&gt;&lt;foreign-keys&gt;&lt;key app="EN" db-id="vawrdvfvexr9z1e5pd0p92dt2dzpvp0ezpsr" timestamp="0"&gt;4575&lt;/key&gt;&lt;/foreign-keys&gt;&lt;ref-type name="Journal Article"&gt;17&lt;/ref-type&gt;&lt;contributors&gt;&lt;authors&gt;&lt;author&gt;Wommack, K,E.&lt;/author&gt;&lt;author&gt;Bhavsar, J.&lt;/author&gt;&lt;author&gt;Ravel, J.&lt;/author&gt;&lt;/authors&gt;&lt;/contributors&gt;&lt;titles&gt;&lt;title&gt;Metagenomics: read length matters.&lt;/title&gt;&lt;secondary-title&gt;Appl Environ Microbiol. &lt;/secondary-title&gt;&lt;/titles&gt;&lt;pages&gt;1453-63&lt;/pages&gt;&lt;volume&gt;74&lt;/volume&gt;&lt;dates&gt;&lt;year&gt;2008&lt;/year&gt;&lt;/dates&gt;&lt;urls&gt;&lt;/urls&gt;&lt;/record&gt;&lt;/Cite&gt;&lt;/EndNote&gt;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71</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w:delText>
        </w:r>
      </w:del>
      <w:ins w:id="268" w:author="German Uritskiy" w:date="2018-12-19T08:47:00Z">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&lt;EndNote&gt;&lt;Cite&gt;&lt;Author&gt;Wommack&lt;/Author&gt;&lt;Year&gt;2008&lt;/Year&gt;&lt;RecNum&gt;4575&lt;/RecNum&gt;&lt;DisplayText&gt;(&lt;style face="italic"&gt;75&lt;/style&gt;)&lt;/DisplayText&gt;&lt;record&gt;&lt;rec-number&gt;4575&lt;/rec-number&gt;&lt;foreign-keys&gt;&lt;key app="EN" db-id="vawrdvfvexr9z1e5pd0p92dt2dzpvp0ezpsr" timestamp="0"&gt;4575&lt;/key&gt;&lt;/foreign-keys&gt;&lt;ref-type name="Journal Article"&gt;17&lt;/ref-type&gt;&lt;contributors&gt;&lt;authors&gt;&lt;author&gt;Wommack, K,E.&lt;/author&gt;&lt;author&gt;Bhavsar, J.&lt;/author&gt;&lt;author&gt;Ravel, J.&lt;/author&gt;&lt;/authors&gt;&lt;/contributors&gt;&lt;titles&gt;&lt;title&gt;Metagenomics: read length matters.&lt;/title&gt;&lt;secondary-title&gt;Appl Environ Microbiol. &lt;/secondary-title&gt;&lt;/titles&gt;&lt;pages&gt;1453-63&lt;/pages&gt;&lt;volume&gt;74&lt;/volume&gt;&lt;dates&gt;&lt;year&gt;2008&lt;/year&gt;&lt;/dates&gt;&lt;urls&gt;&lt;/urls&gt;&lt;/record&gt;&lt;/Cite&gt;&lt;/EndNote&gt;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75</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w:t>
        </w:r>
      </w:ins>
      <w:r w:rsidRPr="00F1362D">
        <w:rPr>
          <w:rFonts w:ascii="Times New Roman" w:hAnsi="Times New Roman" w:cs="Times New Roman"/>
        </w:rPr>
        <w:t xml:space="preserve"> Conventional Illumina sequencing is limited to only short DNA fragments (50bp-250bp), as errors accumulate rapidly at higher read lengths. However, two other sequencing technologies – Nanopore and PacBio sequencing – allow for sequencing of much longer DNA fragments. PacBio, is able to consistently</w:t>
      </w:r>
      <w:r w:rsidR="006916DF" w:rsidRPr="00F1362D">
        <w:rPr>
          <w:rFonts w:ascii="Times New Roman" w:hAnsi="Times New Roman" w:cs="Times New Roman"/>
        </w:rPr>
        <w:t xml:space="preserve"> produce long reads (N50 up to 1</w:t>
      </w:r>
      <w:r w:rsidRPr="00F1362D">
        <w:rPr>
          <w:rFonts w:ascii="Times New Roman" w:hAnsi="Times New Roman" w:cs="Times New Roman"/>
        </w:rPr>
        <w:t>0Kbp) with a relatively high degree of accuracy</w:t>
      </w:r>
      <w:r w:rsidR="001724A9"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PEVuZE5vdGU+PENpdGU+PEF1dGhvcj5SaG9hZHM8L0F1dGhvcj48WWVhcj4yMDE1PC9ZZWFyPjxS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PEVuZE5vdGU+PENpdGU+PEF1dGhvcj5SaG9hZHM8L0F1dGhvcj48WWVhcj4yMDE1PC9ZZWFyPjxS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269" w:author="German Uritskiy" w:date="2018-12-19T08:47:00Z">
        <w:r w:rsidR="007D4308" w:rsidRPr="007D4308">
          <w:rPr>
            <w:rFonts w:ascii="Times New Roman" w:hAnsi="Times New Roman" w:cs="Times New Roman"/>
            <w:i/>
            <w:noProof/>
          </w:rPr>
          <w:delText>72, 73</w:delText>
        </w:r>
      </w:del>
      <w:ins w:id="270" w:author="German Uritskiy" w:date="2018-12-19T08:47:00Z">
        <w:r w:rsidR="003A225B" w:rsidRPr="003A225B">
          <w:rPr>
            <w:rFonts w:ascii="Times New Roman" w:hAnsi="Times New Roman" w:cs="Times New Roman"/>
            <w:i/>
            <w:noProof/>
          </w:rPr>
          <w:t>76, 77</w:t>
        </w:r>
      </w:ins>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while Nanopore sequencing produces even longer reads (N50 up to 100Kbp), with some sacrifices made to accuracy</w:t>
      </w:r>
      <w:r w:rsidR="006916DF"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PEVuZE5vdGU+PENpdGU+PEF1dGhvcj5Ccm93bjwvQXV0aG9yPjxZZWFyPjIwMTc8L1llYXI+PFJl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PEVuZE5vdGU+PENpdGU+PEF1dGhvcj5Ccm93bjwvQXV0aG9yPjxZZWFyPjIwMTc8L1llYXI+PFJl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271" w:author="German Uritskiy" w:date="2018-12-19T08:47:00Z">
        <w:r w:rsidR="007D4308" w:rsidRPr="007D4308">
          <w:rPr>
            <w:rFonts w:ascii="Times New Roman" w:hAnsi="Times New Roman" w:cs="Times New Roman"/>
            <w:i/>
            <w:noProof/>
          </w:rPr>
          <w:delText>74, 75</w:delText>
        </w:r>
      </w:del>
      <w:ins w:id="272" w:author="German Uritskiy" w:date="2018-12-19T08:47:00Z">
        <w:r w:rsidR="003A225B" w:rsidRPr="003A225B">
          <w:rPr>
            <w:rFonts w:ascii="Times New Roman" w:hAnsi="Times New Roman" w:cs="Times New Roman"/>
            <w:i/>
            <w:noProof/>
          </w:rPr>
          <w:t>78, 79</w:t>
        </w:r>
      </w:ins>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These read lengths allows for not only sequencing of complete ribosomal genes for improved taxonomic annotation, but also for significantly improving the accuracy of metagenomics assembly and binning</w:t>
      </w:r>
      <w:r w:rsidR="006916DF"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PEVuZE5vdGU+PENpdGU+PEF1dGhvcj5EcmlzY29sbDwvQXV0aG9yPjxZZWFyPjIwMTc8L1llYXI+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PEVuZE5vdGU+PENpdGU+PEF1dGhvcj5EcmlzY29sbDwvQXV0aG9yPjxZZWFyPjIwMTc8L1llYXI+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273" w:author="German Uritskiy" w:date="2018-12-19T08:47:00Z">
        <w:r w:rsidR="007D4308" w:rsidRPr="007D4308">
          <w:rPr>
            <w:rFonts w:ascii="Times New Roman" w:hAnsi="Times New Roman" w:cs="Times New Roman"/>
            <w:i/>
            <w:noProof/>
          </w:rPr>
          <w:delText>73, 76</w:delText>
        </w:r>
      </w:del>
      <w:ins w:id="274" w:author="German Uritskiy" w:date="2018-12-19T08:47:00Z">
        <w:r w:rsidR="003A225B" w:rsidRPr="003A225B">
          <w:rPr>
            <w:rFonts w:ascii="Times New Roman" w:hAnsi="Times New Roman" w:cs="Times New Roman"/>
            <w:i/>
            <w:noProof/>
          </w:rPr>
          <w:t>77, 80</w:t>
        </w:r>
      </w:ins>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In highly </w:t>
      </w:r>
      <w:r w:rsidR="002E576B" w:rsidRPr="00F1362D">
        <w:rPr>
          <w:rFonts w:ascii="Times New Roman" w:hAnsi="Times New Roman" w:cs="Times New Roman"/>
        </w:rPr>
        <w:t xml:space="preserve">diverse </w:t>
      </w:r>
      <w:r w:rsidRPr="00F1362D">
        <w:rPr>
          <w:rFonts w:ascii="Times New Roman" w:hAnsi="Times New Roman" w:cs="Times New Roman"/>
        </w:rPr>
        <w:t xml:space="preserve">halophilic communities, </w:t>
      </w:r>
      <w:r w:rsidR="002E576B" w:rsidRPr="00F1362D">
        <w:rPr>
          <w:rFonts w:ascii="Times New Roman" w:hAnsi="Times New Roman" w:cs="Times New Roman"/>
        </w:rPr>
        <w:t>long reads can help assemble ambiguous regions resulting from high taxonomic heterogeneity, drastically improving</w:t>
      </w:r>
      <w:r w:rsidR="004460A1">
        <w:rPr>
          <w:rFonts w:ascii="Times New Roman" w:hAnsi="Times New Roman" w:cs="Times New Roman"/>
        </w:rPr>
        <w:t xml:space="preserve"> </w:t>
      </w:r>
      <w:del w:id="275" w:author="German Uritskiy" w:date="2018-12-19T08:47:00Z">
        <w:r w:rsidRPr="00F1362D">
          <w:rPr>
            <w:rFonts w:ascii="Times New Roman" w:hAnsi="Times New Roman" w:cs="Times New Roman"/>
          </w:rPr>
          <w:delText xml:space="preserve">metagenomics assembly. </w:delText>
        </w:r>
        <w:r w:rsidR="008D69BC" w:rsidRPr="00F1362D">
          <w:rPr>
            <w:rFonts w:ascii="Times New Roman" w:hAnsi="Times New Roman" w:cs="Times New Roman"/>
          </w:rPr>
          <w:delText>Single-cell barcoding technology such as 10X Genomics</w:delText>
        </w:r>
      </w:del>
      <w:ins w:id="276" w:author="German Uritskiy" w:date="2018-12-19T08:47:00Z">
        <w:r w:rsidR="004460A1">
          <w:rPr>
            <w:rFonts w:ascii="Times New Roman" w:hAnsi="Times New Roman" w:cs="Times New Roman"/>
          </w:rPr>
          <w:t>metagenomic</w:t>
        </w:r>
        <w:r w:rsidRPr="00F1362D">
          <w:rPr>
            <w:rFonts w:ascii="Times New Roman" w:hAnsi="Times New Roman" w:cs="Times New Roman"/>
          </w:rPr>
          <w:t xml:space="preserve"> assembly</w:t>
        </w:r>
        <w:r w:rsidR="004460A1">
          <w:rPr>
            <w:rFonts w:ascii="Times New Roman" w:hAnsi="Times New Roman" w:cs="Times New Roman"/>
          </w:rPr>
          <w:t xml:space="preserve"> </w:t>
        </w:r>
        <w:r w:rsidR="003A225B">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&lt;EndNote&gt;&lt;Cite&gt;&lt;Author&gt;Driscoll&lt;/Author&gt;&lt;Year&gt;2017&lt;/Year&gt;&lt;RecNum&gt;9007&lt;/RecNum&gt;&lt;DisplayText&gt;(&lt;style face="italic"&gt;80&lt;/style&gt;)&lt;/DisplayText&gt;&lt;record&gt;&lt;rec-number&gt;9007&lt;/rec-number&gt;&lt;foreign-keys&gt;&lt;key app="EN" db-id="vawrdvfvexr9z1e5pd0p92dt2dzpvp0ezpsr" timestamp="1543591558"&gt;9007&lt;/key&gt;&lt;/foreign-keys&gt;&lt;ref-type name="Journal Article"&gt;17&lt;/ref-type&gt;&lt;contributors&gt;&lt;authors&gt;&lt;author&gt;Driscoll, C. B.&lt;/author&gt;&lt;author&gt;Otten, T. G.&lt;/author&gt;&lt;author&gt;Brown, N. M.&lt;/author&gt;&lt;author&gt;Dreher, T. W.&lt;/author&gt;&lt;/authors&gt;&lt;/contributors&gt;&lt;auth-address&gt;Department of Microbiology, Oregon State University, 226 Nash Hall, Corvallis, OR 97331 USA.0000 0001 2112 1969grid.4391.f&amp;#xD;Center for Genome Research and Biocomputing, Oregon State University, Corvallis, OR 97331 USA.0000 0001 2112 1969grid.4391.f&lt;/auth-address&gt;&lt;titles&gt;&lt;title&gt;Towards long-read metagenomics: complete assembly of three novel genomes from bacteria dependent on a diazotrophic cyanobacterium in a freshwater lake co-culture&lt;/title&gt;&lt;secondary-title&gt;Stand Genomic Sci&lt;/secondary-title&gt;&lt;/titles&gt;&lt;periodical&gt;&lt;full-title&gt;Stand Genomic Sci&lt;/full-title&gt;&lt;/periodical&gt;&lt;pages&gt;9&lt;/pages&gt;&lt;volume&gt;12&lt;/volume&gt;&lt;keywords&gt;&lt;keyword&gt;Aerobic anoxygenic phototroph&lt;/keyword&gt;&lt;keyword&gt;Aphanizomenon flos-aquae&lt;/keyword&gt;&lt;keyword&gt;Bacteroidetes&lt;/keyword&gt;&lt;keyword&gt;Betaproteobacterium&lt;/keyword&gt;&lt;keyword&gt;Hyphomonadaceae&lt;/keyword&gt;&lt;keyword&gt;PacBio SMRT sequencing&lt;/keyword&gt;&lt;/keywords&gt;&lt;dates&gt;&lt;year&gt;2017&lt;/year&gt;&lt;/dates&gt;&lt;isbn&gt;1944-3277 (Print)&amp;#xD;1944-3277 (Linking)&lt;/isbn&gt;&lt;accession-num&gt;28127419&lt;/accession-num&gt;&lt;urls&gt;&lt;related-urls&gt;&lt;url&gt;https://www.ncbi.nlm.nih.gov/pubmed/28127419&lt;/url&gt;&lt;/related-urls&gt;&lt;/urls&gt;&lt;custom2&gt;PMC5248499&lt;/custom2&gt;&lt;electronic-resource-num&gt;10.1186/s40793-017-0224-8&lt;/electronic-resource-num&gt;&lt;/record&gt;&lt;/Cite&gt;&lt;/EndNote&gt;</w:instrText>
        </w:r>
        <w:r w:rsidR="003A225B">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80</w:t>
        </w:r>
        <w:r w:rsidR="003A225B">
          <w:rPr>
            <w:rFonts w:ascii="Times New Roman" w:hAnsi="Times New Roman" w:cs="Times New Roman"/>
            <w:noProof/>
          </w:rPr>
          <w:t>)</w:t>
        </w:r>
        <w:r w:rsidR="003A225B">
          <w:rPr>
            <w:rFonts w:ascii="Times New Roman" w:hAnsi="Times New Roman" w:cs="Times New Roman"/>
          </w:rPr>
          <w:fldChar w:fldCharType="end"/>
        </w:r>
        <w:r w:rsidRPr="00F1362D">
          <w:rPr>
            <w:rFonts w:ascii="Times New Roman" w:hAnsi="Times New Roman" w:cs="Times New Roman"/>
          </w:rPr>
          <w:t xml:space="preserve">. </w:t>
        </w:r>
        <w:r w:rsidR="004460A1">
          <w:rPr>
            <w:rFonts w:ascii="Times New Roman" w:hAnsi="Times New Roman" w:cs="Times New Roman"/>
          </w:rPr>
          <w:t xml:space="preserve">Pseudo-single cell technology </w:t>
        </w:r>
        <w:r w:rsidR="008D69BC" w:rsidRPr="00F1362D">
          <w:rPr>
            <w:rFonts w:ascii="Times New Roman" w:hAnsi="Times New Roman" w:cs="Times New Roman"/>
          </w:rPr>
          <w:t>such as 10X Genomics</w:t>
        </w:r>
        <w:r w:rsidR="004460A1">
          <w:rPr>
            <w:rFonts w:ascii="Times New Roman" w:hAnsi="Times New Roman" w:cs="Times New Roman"/>
          </w:rPr>
          <w:t>, which tags each read with a barcode unique to the cell it came from,</w:t>
        </w:r>
      </w:ins>
      <w:r w:rsidR="008D69BC" w:rsidRPr="00F1362D">
        <w:rPr>
          <w:rFonts w:ascii="Times New Roman" w:hAnsi="Times New Roman" w:cs="Times New Roman"/>
        </w:rPr>
        <w:t xml:space="preserve"> also show great promise in halophilic microbiome de-convolution, as they are able to produce strain-sp</w:t>
      </w:r>
      <w:r w:rsidR="007D3047">
        <w:rPr>
          <w:rFonts w:ascii="Times New Roman" w:hAnsi="Times New Roman" w:cs="Times New Roman"/>
        </w:rPr>
        <w:t>ecific synthetic long reads</w:t>
      </w:r>
      <w:r w:rsidR="00642386">
        <w:rPr>
          <w:rFonts w:ascii="Times New Roman" w:hAnsi="Times New Roman" w:cs="Times New Roman"/>
        </w:rPr>
        <w:t xml:space="preserve"> originating from single cells</w:t>
      </w:r>
      <w:r w:rsidR="008D69BC" w:rsidRPr="00F1362D">
        <w:rPr>
          <w:rFonts w:ascii="Times New Roman" w:hAnsi="Times New Roman" w:cs="Times New Roman"/>
        </w:rPr>
        <w:t xml:space="preserve"> </w:t>
      </w:r>
      <w:del w:id="277" w:author="German Uritskiy" w:date="2018-12-19T08:47:00Z">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&lt;EndNote&gt;&lt;Cite&gt;&lt;Author&gt;Moss&lt;/Author&gt;&lt;Year&gt;2017&lt;/Year&gt;&lt;RecNum&gt;9009&lt;/RecNum&gt;&lt;DisplayText&gt;(&lt;style face="italic"&gt;77&lt;/style&gt;)&lt;/DisplayText&gt;&lt;record&gt;&lt;rec-number&gt;9009&lt;/rec-number&gt;&lt;foreign-keys&gt;&lt;key app="EN" db-id="vawrdvfvexr9z1e5pd0p92dt2dzpvp0ezpsr" timestamp="1543592161"&gt;9009&lt;/key&gt;&lt;/foreign-keys&gt;&lt;ref-type name="Journal Article"&gt;17&lt;/ref-type&gt;&lt;contributors&gt;&lt;authors&gt;&lt;author&gt;Moss, Eli&lt;/author&gt;&lt;author&gt;Bishara, Alex&lt;/author&gt;&lt;author&gt;Tkachenko, Ekaterina&lt;/author&gt;&lt;author&gt;Kang, Joyce B.&lt;/author&gt;&lt;author&gt;Andermann, Tessa M.&lt;/author&gt;&lt;author&gt;Wood, Christina&lt;/author&gt;&lt;author&gt;Handy, Christine&lt;/author&gt;&lt;author&gt;Ji, Hanlee&lt;/author&gt;&lt;author&gt;Batzoglou, Serafim&lt;/author&gt;&lt;author&gt;Bhatt, Ami S.&lt;/author&gt;&lt;/authors&gt;&lt;/contributors&gt;&lt;titles&gt;&lt;title&gt;De novo assembly of microbial genomes from human gut metagenomes using barcoded short read sequences&lt;/title&gt;&lt;secondary-title&gt;bioRxiv&lt;/secondary-title&gt;&lt;/titles&gt;&lt;periodical&gt;&lt;full-title&gt;bioRxiv&lt;/full-title&gt;&lt;/periodical&gt;&lt;dates&gt;&lt;year&gt;2017&lt;/year&gt;&lt;/dates&gt;&lt;work-type&gt;10.1101/125211&lt;/work-type&gt;&lt;urls&gt;&lt;related-urls&gt;&lt;url&gt;http://biorxiv.org/content/early/2017/04/07/125211.abstract&lt;/url&gt;&lt;/related-urls&gt;&lt;/urls&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77</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Pr="00F1362D">
          <w:rPr>
            <w:rFonts w:ascii="Times New Roman" w:hAnsi="Times New Roman" w:cs="Times New Roman"/>
          </w:rPr>
          <w:delText>.</w:delText>
        </w:r>
      </w:del>
      <w:ins w:id="278" w:author="German Uritskiy" w:date="2018-12-19T08:47:00Z">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&lt;EndNote&gt;&lt;Cite&gt;&lt;Author&gt;Moss&lt;/Author&gt;&lt;Year&gt;2017&lt;/Year&gt;&lt;RecNum&gt;9009&lt;/RecNum&gt;&lt;DisplayText&gt;(&lt;style face="italic"&gt;81&lt;/style&gt;)&lt;/DisplayText&gt;&lt;record&gt;&lt;rec-number&gt;9009&lt;/rec-number&gt;&lt;foreign-keys&gt;&lt;key app="EN" db-id="vawrdvfvexr9z1e5pd0p92dt2dzpvp0ezpsr" timestamp="1543592161"&gt;9009&lt;/key&gt;&lt;/foreign-keys&gt;&lt;ref-type name="Journal Article"&gt;17&lt;/ref-type&gt;&lt;contributors&gt;&lt;authors&gt;&lt;author&gt;Moss, Eli&lt;/author&gt;&lt;author&gt;Bishara, Alex&lt;/author&gt;&lt;author&gt;Tkachenko, Ekaterina&lt;/author&gt;&lt;author&gt;Kang, Joyce B.&lt;/author&gt;&lt;author&gt;Andermann, Tessa M.&lt;/author&gt;&lt;author&gt;Wood, Christina&lt;/author&gt;&lt;author&gt;Handy, Christine&lt;/author&gt;&lt;author&gt;Ji, Hanlee&lt;/author&gt;&lt;author&gt;Batzoglou, Serafim&lt;/author&gt;&lt;author&gt;Bhatt, Ami S.&lt;/author&gt;&lt;/authors&gt;&lt;/contributors&gt;&lt;titles&gt;&lt;title&gt;De novo assembly of microbial genomes from human gut metagenomes using barcoded short read sequences&lt;/title&gt;&lt;secondary-title&gt;bioRxiv&lt;/secondary-title&gt;&lt;/titles&gt;&lt;periodical&gt;&lt;full-title&gt;bioRxiv&lt;/full-title&gt;&lt;/periodical&gt;&lt;dates&gt;&lt;year&gt;2017&lt;/year&gt;&lt;/dates&gt;&lt;work-type&gt;10.1101/125211&lt;/work-type&gt;&lt;urls&gt;&lt;related-urls&gt;&lt;url&gt;http://biorxiv.org/content/early/2017/04/07/125211.abstract&lt;/url&gt;&lt;/related-urls&gt;&lt;/urls&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81</w:t>
        </w:r>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w:t>
        </w:r>
      </w:ins>
      <w:r w:rsidRPr="00F1362D">
        <w:rPr>
          <w:rFonts w:ascii="Times New Roman" w:hAnsi="Times New Roman" w:cs="Times New Roman"/>
        </w:rPr>
        <w:t xml:space="preserve"> With reported maximum read lengths of </w:t>
      </w:r>
      <w:r w:rsidR="002E576B" w:rsidRPr="00F1362D">
        <w:rPr>
          <w:rFonts w:ascii="Times New Roman" w:hAnsi="Times New Roman" w:cs="Times New Roman"/>
        </w:rPr>
        <w:t xml:space="preserve">over </w:t>
      </w:r>
      <w:r w:rsidRPr="00F1362D">
        <w:rPr>
          <w:rFonts w:ascii="Times New Roman" w:hAnsi="Times New Roman" w:cs="Times New Roman"/>
        </w:rPr>
        <w:t xml:space="preserve">1Mbp from Nanopore, long read technology is rapidly approaching the point where sequencing complete </w:t>
      </w:r>
      <w:r w:rsidRPr="00F1362D">
        <w:rPr>
          <w:rFonts w:ascii="Times New Roman" w:hAnsi="Times New Roman" w:cs="Times New Roman"/>
        </w:rPr>
        <w:lastRenderedPageBreak/>
        <w:t>genomes in a single read will be theoretically possible</w:t>
      </w:r>
      <w:r w:rsidR="008D69BC"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PEVuZE5vdGU+PENpdGU+PEF1dGhvcj5KYWluPC9BdXRob3I+PFllYXI+MjAxODwvWWVhcj48UmVj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PEVuZE5vdGU+PENpdGU+PEF1dGhvcj5KYWluPC9BdXRob3I+PFllYXI+MjAxODwvWWVhcj48UmVj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279" w:author="German Uritskiy" w:date="2018-12-19T08:47:00Z">
        <w:r w:rsidR="007D4308" w:rsidRPr="007D4308">
          <w:rPr>
            <w:rFonts w:ascii="Times New Roman" w:hAnsi="Times New Roman" w:cs="Times New Roman"/>
            <w:i/>
            <w:noProof/>
          </w:rPr>
          <w:delText>78</w:delText>
        </w:r>
      </w:del>
      <w:ins w:id="280" w:author="German Uritskiy" w:date="2018-12-19T08:47:00Z">
        <w:r w:rsidR="003A225B" w:rsidRPr="003A225B">
          <w:rPr>
            <w:rFonts w:ascii="Times New Roman" w:hAnsi="Times New Roman" w:cs="Times New Roman"/>
            <w:i/>
            <w:noProof/>
          </w:rPr>
          <w:t>82</w:t>
        </w:r>
      </w:ins>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w:t>
      </w:r>
      <w:r w:rsidR="002E576B" w:rsidRPr="00F1362D">
        <w:rPr>
          <w:rFonts w:ascii="Times New Roman" w:hAnsi="Times New Roman" w:cs="Times New Roman"/>
        </w:rPr>
        <w:t xml:space="preserve"> </w:t>
      </w:r>
      <w:r w:rsidR="008D69BC" w:rsidRPr="00F1362D">
        <w:rPr>
          <w:rFonts w:ascii="Times New Roman" w:hAnsi="Times New Roman" w:cs="Times New Roman"/>
        </w:rPr>
        <w:t xml:space="preserve">When this </w:t>
      </w:r>
      <w:r w:rsidRPr="00F1362D">
        <w:rPr>
          <w:rFonts w:ascii="Times New Roman" w:hAnsi="Times New Roman" w:cs="Times New Roman"/>
        </w:rPr>
        <w:t xml:space="preserve">becomes possible, </w:t>
      </w:r>
      <w:r w:rsidR="008D69BC" w:rsidRPr="00F1362D">
        <w:rPr>
          <w:rFonts w:ascii="Times New Roman" w:hAnsi="Times New Roman" w:cs="Times New Roman"/>
        </w:rPr>
        <w:t xml:space="preserve">it </w:t>
      </w:r>
      <w:r w:rsidRPr="00F1362D">
        <w:rPr>
          <w:rFonts w:ascii="Times New Roman" w:hAnsi="Times New Roman" w:cs="Times New Roman"/>
        </w:rPr>
        <w:t>would propel the field of metagenomics into a new post-assembly era.</w:t>
      </w:r>
    </w:p>
    <w:p w14:paraId="6701C51B" w14:textId="77777777" w:rsidR="00DF4FB7" w:rsidRPr="00F1362D" w:rsidRDefault="00DF4FB7" w:rsidP="00D97A46">
      <w:pPr>
        <w:rPr>
          <w:del w:id="281" w:author="German Uritskiy" w:date="2018-12-19T08:47:00Z"/>
          <w:rFonts w:ascii="Times New Roman" w:hAnsi="Times New Roman" w:cs="Times New Roman"/>
        </w:rPr>
      </w:pPr>
      <w:del w:id="282" w:author="German Uritskiy" w:date="2018-12-19T08:47:00Z">
        <w:r w:rsidRPr="00F1362D">
          <w:rPr>
            <w:rFonts w:ascii="Times New Roman" w:hAnsi="Times New Roman" w:cs="Times New Roman"/>
          </w:rPr>
          <w:tab/>
          <w:delText>Chromosome conformation assays (</w:delText>
        </w:r>
        <w:r w:rsidR="007C31AF" w:rsidRPr="00F1362D">
          <w:rPr>
            <w:rFonts w:ascii="Times New Roman" w:hAnsi="Times New Roman" w:cs="Times New Roman"/>
          </w:rPr>
          <w:delText>HiC) is another sequencing technology that shows great promise in halophilic metagenomics</w:delText>
        </w:r>
        <w:r w:rsidRPr="00F1362D">
          <w:rPr>
            <w:rFonts w:ascii="Times New Roman" w:hAnsi="Times New Roman" w:cs="Times New Roman"/>
          </w:rPr>
          <w:delText xml:space="preserve">. </w:delText>
        </w:r>
        <w:r w:rsidR="007C31AF" w:rsidRPr="00F1362D">
          <w:rPr>
            <w:rFonts w:ascii="Times New Roman" w:hAnsi="Times New Roman" w:cs="Times New Roman"/>
          </w:rPr>
          <w:delText xml:space="preserve">Conventionally used to indirectly measure </w:delText>
        </w:r>
        <w:r w:rsidRPr="00F1362D">
          <w:rPr>
            <w:rFonts w:ascii="Times New Roman" w:hAnsi="Times New Roman" w:cs="Times New Roman"/>
          </w:rPr>
          <w:delText>the proximity between sections of a genome</w:delText>
        </w:r>
        <w:r w:rsidR="007C31AF" w:rsidRPr="00F1362D">
          <w:rPr>
            <w:rFonts w:ascii="Times New Roman" w:hAnsi="Times New Roman" w:cs="Times New Roman"/>
          </w:rPr>
          <w:delText xml:space="preserve">, HiC was recently successfully applied to microbiomes to improve binning predictions </w:delText>
        </w:r>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&lt;EndNote&gt;&lt;Cite&gt;&lt;Author&gt;Press&lt;/Author&gt;&lt;Year&gt;2017&lt;/Year&gt;&lt;RecNum&gt;8989&lt;/RecNum&gt;&lt;DisplayText&gt;(&lt;style face="italic"&gt;79&lt;/style&gt;)&lt;/DisplayText&gt;&lt;record&gt;&lt;rec-number&gt;8989&lt;/rec-number&gt;&lt;foreign-keys&gt;&lt;key app="EN" db-id="vawrdvfvexr9z1e5pd0p92dt2dzpvp0ezpsr" timestamp="1543460739"&gt;8989&lt;/key&gt;&lt;/foreign-keys&gt;&lt;ref-type name="Journal Article"&gt;17&lt;/ref-type&gt;&lt;contributors&gt;&lt;authors&gt;&lt;author&gt;Press, Maximilian O.&lt;/author&gt;&lt;author&gt;Wiser, Andrew H.&lt;/author&gt;&lt;author&gt;Kronenberg, Zev N.&lt;/author&gt;&lt;author&gt;Langford, Kyle W.&lt;/author&gt;&lt;author&gt;Shakya, Migun&lt;/author&gt;&lt;author&gt;Lo, Chien-Chi&lt;/author&gt;&lt;author&gt;Mueller, Kathryn A.&lt;/author&gt;&lt;author&gt;Sullivan, Shawn T.&lt;/author&gt;&lt;author&gt;Chain, Patrick S. G.&lt;/author&gt;&lt;author&gt;Liachko, Ivan&lt;/author&gt;&lt;/authors&gt;&lt;/contributors&gt;&lt;titles&gt;&lt;title&gt;Hi-C deconvolution of a human gut microbiome yields high-quality draft genomes and reveals plasmid-genome interactions&lt;/title&gt;&lt;secondary-title&gt;bioRxiv&lt;/secondary-title&gt;&lt;/titles&gt;&lt;periodical&gt;&lt;full-title&gt;bioRxiv&lt;/full-title&gt;&lt;/periodical&gt;&lt;dates&gt;&lt;year&gt;2017&lt;/year&gt;&lt;/dates&gt;&lt;work-type&gt;10.1101/198713&lt;/work-type&gt;&lt;urls&gt;&lt;related-urls&gt;&lt;url&gt;http://biorxiv.org/content/early/2017/10/05/198713.abstract&lt;/url&gt;&lt;/related-urls&gt;&lt;/urls&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79</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7C31AF" w:rsidRPr="00F1362D">
          <w:rPr>
            <w:rFonts w:ascii="Times New Roman" w:hAnsi="Times New Roman" w:cs="Times New Roman"/>
          </w:rPr>
          <w:delText xml:space="preserve">. Considering the difficulty of binning halophilic metagenomes due to their heterogeneity, HiC could significantly improve halophile MAG extraction. HiC-based binning </w:delText>
        </w:r>
        <w:r w:rsidR="008D69BC" w:rsidRPr="00F1362D">
          <w:rPr>
            <w:rFonts w:ascii="Times New Roman" w:hAnsi="Times New Roman" w:cs="Times New Roman"/>
          </w:rPr>
          <w:delText xml:space="preserve">also </w:delText>
        </w:r>
        <w:r w:rsidR="007C31AF" w:rsidRPr="00F1362D">
          <w:rPr>
            <w:rFonts w:ascii="Times New Roman" w:hAnsi="Times New Roman" w:cs="Times New Roman"/>
          </w:rPr>
          <w:delText xml:space="preserve">allows for recovery of extra-genomic </w:delText>
        </w:r>
        <w:r w:rsidR="008D69BC" w:rsidRPr="00F1362D">
          <w:rPr>
            <w:rFonts w:ascii="Times New Roman" w:hAnsi="Times New Roman" w:cs="Times New Roman"/>
          </w:rPr>
          <w:delText>elements</w:delText>
        </w:r>
        <w:r w:rsidR="007C31AF" w:rsidRPr="00F1362D">
          <w:rPr>
            <w:rFonts w:ascii="Times New Roman" w:hAnsi="Times New Roman" w:cs="Times New Roman"/>
          </w:rPr>
          <w:delText xml:space="preserve"> such as viral and p</w:delText>
        </w:r>
        <w:r w:rsidR="008D69BC" w:rsidRPr="00F1362D">
          <w:rPr>
            <w:rFonts w:ascii="Times New Roman" w:hAnsi="Times New Roman" w:cs="Times New Roman"/>
          </w:rPr>
          <w:delText xml:space="preserve">lasmid DNA, which so far has been impossible to accomplish </w:delText>
        </w:r>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&lt;EndNote&gt;&lt;Cite&gt;&lt;Author&gt;Burton&lt;/Author&gt;&lt;Year&gt;2014&lt;/Year&gt;&lt;RecNum&gt;8990&lt;/RecNum&gt;&lt;DisplayText&gt;(&lt;style face="italic"&gt;80&lt;/style&gt;)&lt;/DisplayText&gt;&lt;record&gt;&lt;rec-number&gt;8990&lt;/rec-number&gt;&lt;foreign-keys&gt;&lt;key app="EN" db-id="vawrdvfvexr9z1e5pd0p92dt2dzpvp0ezpsr" timestamp="1543460994"&gt;8990&lt;/key&gt;&lt;/foreign-keys&gt;&lt;ref-type name="Journal Article"&gt;17&lt;/ref-type&gt;&lt;contributors&gt;&lt;authors&gt;&lt;author&gt;Burton, J. N.&lt;/author&gt;&lt;author&gt;Liachko, I.&lt;/author&gt;&lt;author&gt;Dunham, M. J.&lt;/author&gt;&lt;author&gt;Shendure, J.&lt;/author&gt;&lt;/authors&gt;&lt;/contributors&gt;&lt;auth-address&gt;Department of Genome Sciences, University of Washington, Seattle, Washington 98195-5065.&amp;#xD;Department of Genome Sciences, University of Washington, Seattle, Washington 98195-5065 maitreya@uw.edu shendure@uw.edu.&lt;/auth-address&gt;&lt;titles&gt;&lt;title&gt;Species-level deconvolution of metagenome assemblies with Hi-C-based contact probability maps&lt;/title&gt;&lt;secondary-title&gt;G3 (Bethesda)&lt;/secondary-title&gt;&lt;/titles&gt;&lt;periodical&gt;&lt;full-title&gt;G3 (Bethesda)&lt;/full-title&gt;&lt;/periodical&gt;&lt;pages&gt;1339-46&lt;/pages&gt;&lt;volume&gt;4&lt;/volume&gt;&lt;number&gt;7&lt;/number&gt;&lt;keywords&gt;&lt;keyword&gt;*Algorithms&lt;/keyword&gt;&lt;keyword&gt;Archaea/genetics&lt;/keyword&gt;&lt;keyword&gt;Bacteria/genetics&lt;/keyword&gt;&lt;keyword&gt;Cluster Analysis&lt;/keyword&gt;&lt;keyword&gt;Contig Mapping&lt;/keyword&gt;&lt;keyword&gt;Fungi/genetics&lt;/keyword&gt;&lt;keyword&gt;Genome, Archaeal&lt;/keyword&gt;&lt;keyword&gt;Genome, Bacterial&lt;/keyword&gt;&lt;keyword&gt;Genome, Fungal&lt;/keyword&gt;&lt;keyword&gt;*Metagenomics&lt;/keyword&gt;&lt;keyword&gt;Sequence Analysis, DNA&lt;/keyword&gt;&lt;keyword&gt;Hi-C&lt;/keyword&gt;&lt;keyword&gt;clustering algorithms&lt;/keyword&gt;&lt;keyword&gt;metagenome assembly&lt;/keyword&gt;&lt;keyword&gt;metagenomics&lt;/keyword&gt;&lt;/keywords&gt;&lt;dates&gt;&lt;year&gt;2014&lt;/year&gt;&lt;pub-dates&gt;&lt;date&gt;May 22&lt;/date&gt;&lt;/pub-dates&gt;&lt;/dates&gt;&lt;isbn&gt;2160-1836 (Electronic)&amp;#xD;2160-1836 (Linking)&lt;/isbn&gt;&lt;accession-num&gt;24855317&lt;/accession-num&gt;&lt;urls&gt;&lt;related-urls&gt;&lt;url&gt;https://www.ncbi.nlm.nih.gov/pubmed/24855317&lt;/url&gt;&lt;/related-urls&gt;&lt;/urls&gt;&lt;custom2&gt;PMC4455782&lt;/custom2&gt;&lt;electronic-resource-num&gt;10.1534/g3.114.011825&lt;/electronic-resource-num&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80</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8D69BC" w:rsidRPr="00F1362D">
          <w:rPr>
            <w:rFonts w:ascii="Times New Roman" w:hAnsi="Times New Roman" w:cs="Times New Roman"/>
          </w:rPr>
          <w:delText>. Finally, HiC can be used to produce DNA proximity maps in individual MAGs, allowing for the study of chromatin conformation in prokaryotes at the metagenomic scale</w:delText>
        </w:r>
        <w:r w:rsidR="002F446A" w:rsidRPr="00F1362D">
          <w:rPr>
            <w:rFonts w:ascii="Times New Roman" w:hAnsi="Times New Roman" w:cs="Times New Roman"/>
          </w:rPr>
          <w:delText xml:space="preserve"> </w:delText>
        </w:r>
        <w:r w:rsidR="00145712" w:rsidRPr="00F1362D">
          <w:rPr>
            <w:rFonts w:ascii="Times New Roman" w:hAnsi="Times New Roman" w:cs="Times New Roman"/>
          </w:rPr>
          <w:fldChar w:fldCharType="begin"/>
        </w:r>
        <w:r w:rsidR="007D4308">
          <w:rPr>
            <w:rFonts w:ascii="Times New Roman" w:hAnsi="Times New Roman" w:cs="Times New Roman"/>
          </w:rPr>
          <w:delInstrText xml:space="preserve"> ADDIN EN.CITE &lt;EndNote&gt;&lt;Cite&gt;&lt;Author&gt;Burton&lt;/Author&gt;&lt;Year&gt;2014&lt;/Year&gt;&lt;RecNum&gt;8990&lt;/RecNum&gt;&lt;DisplayText&gt;(&lt;style face="italic"&gt;80&lt;/style&gt;)&lt;/DisplayText&gt;&lt;record&gt;&lt;rec-number&gt;8990&lt;/rec-number&gt;&lt;foreign-keys&gt;&lt;key app="EN" db-id="vawrdvfvexr9z1e5pd0p92dt2dzpvp0ezpsr" timestamp="1543460994"&gt;8990&lt;/key&gt;&lt;/foreign-keys&gt;&lt;ref-type name="Journal Article"&gt;17&lt;/ref-type&gt;&lt;contributors&gt;&lt;authors&gt;&lt;author&gt;Burton, J. N.&lt;/author&gt;&lt;author&gt;Liachko, I.&lt;/author&gt;&lt;author&gt;Dunham, M. J.&lt;/author&gt;&lt;author&gt;Shendure, J.&lt;/author&gt;&lt;/authors&gt;&lt;/contributors&gt;&lt;auth-address&gt;Department of Genome Sciences, University of Washington, Seattle, Washington 98195-5065.&amp;#xD;Department of Genome Sciences, University of Washington, Seattle, Washington 98195-5065 maitreya@uw.edu shendure@uw.edu.&lt;/auth-address&gt;&lt;titles&gt;&lt;title&gt;Species-level deconvolution of metagenome assemblies with Hi-C-based contact probability maps&lt;/title&gt;&lt;secondary-title&gt;G3 (Bethesda)&lt;/secondary-title&gt;&lt;/titles&gt;&lt;periodical&gt;&lt;full-title&gt;G3 (Bethesda)&lt;/full-title&gt;&lt;/periodical&gt;&lt;pages&gt;1339-46&lt;/pages&gt;&lt;volume&gt;4&lt;/volume&gt;&lt;number&gt;7&lt;/number&gt;&lt;keywords&gt;&lt;keyword&gt;*Algorithms&lt;/keyword&gt;&lt;keyword&gt;Archaea/genetics&lt;/keyword&gt;&lt;keyword&gt;Bacteria/genetics&lt;/keyword&gt;&lt;keyword&gt;Cluster Analysis&lt;/keyword&gt;&lt;keyword&gt;Contig Mapping&lt;/keyword&gt;&lt;keyword&gt;Fungi/genetics&lt;/keyword&gt;&lt;keyword&gt;Genome, Archaeal&lt;/keyword&gt;&lt;keyword&gt;Genome, Bacterial&lt;/keyword&gt;&lt;keyword&gt;Genome, Fungal&lt;/keyword&gt;&lt;keyword&gt;*Metagenomics&lt;/keyword&gt;&lt;keyword&gt;Sequence Analysis, DNA&lt;/keyword&gt;&lt;keyword&gt;Hi-C&lt;/keyword&gt;&lt;keyword&gt;clustering algorithms&lt;/keyword&gt;&lt;keyword&gt;metagenome assembly&lt;/keyword&gt;&lt;keyword&gt;metagenomics&lt;/keyword&gt;&lt;/keywords&gt;&lt;dates&gt;&lt;year&gt;2014&lt;/year&gt;&lt;pub-dates&gt;&lt;date&gt;May 22&lt;/date&gt;&lt;/pub-dates&gt;&lt;/dates&gt;&lt;isbn&gt;2160-1836 (Electronic)&amp;#xD;2160-1836 (Linking)&lt;/isbn&gt;&lt;accession-num&gt;24855317&lt;/accession-num&gt;&lt;urls&gt;&lt;related-urls&gt;&lt;url&gt;https://www.ncbi.nlm.nih.gov/pubmed/24855317&lt;/url&gt;&lt;/related-urls&gt;&lt;/urls&gt;&lt;custom2&gt;PMC4455782&lt;/custom2&gt;&lt;electronic-resource-num&gt;10.1534/g3.114.011825&lt;/electronic-resource-num&gt;&lt;/record&gt;&lt;/Cite&gt;&lt;/EndNote&gt;</w:delInstrText>
        </w:r>
        <w:r w:rsidR="00145712" w:rsidRPr="00F1362D">
          <w:rPr>
            <w:rFonts w:ascii="Times New Roman" w:hAnsi="Times New Roman" w:cs="Times New Roman"/>
          </w:rPr>
          <w:fldChar w:fldCharType="separate"/>
        </w:r>
        <w:r w:rsidR="007D4308">
          <w:rPr>
            <w:rFonts w:ascii="Times New Roman" w:hAnsi="Times New Roman" w:cs="Times New Roman"/>
            <w:noProof/>
          </w:rPr>
          <w:delText>(</w:delText>
        </w:r>
        <w:r w:rsidR="007D4308" w:rsidRPr="007D4308">
          <w:rPr>
            <w:rFonts w:ascii="Times New Roman" w:hAnsi="Times New Roman" w:cs="Times New Roman"/>
            <w:i/>
            <w:noProof/>
          </w:rPr>
          <w:delText>80</w:delText>
        </w:r>
        <w:r w:rsidR="007D4308">
          <w:rPr>
            <w:rFonts w:ascii="Times New Roman" w:hAnsi="Times New Roman" w:cs="Times New Roman"/>
            <w:noProof/>
          </w:rPr>
          <w:delText>)</w:delText>
        </w:r>
        <w:r w:rsidR="00145712" w:rsidRPr="00F1362D">
          <w:rPr>
            <w:rFonts w:ascii="Times New Roman" w:hAnsi="Times New Roman" w:cs="Times New Roman"/>
          </w:rPr>
          <w:fldChar w:fldCharType="end"/>
        </w:r>
        <w:r w:rsidR="008D69BC" w:rsidRPr="00F1362D">
          <w:rPr>
            <w:rFonts w:ascii="Times New Roman" w:hAnsi="Times New Roman" w:cs="Times New Roman"/>
          </w:rPr>
          <w:delText>.</w:delText>
        </w:r>
      </w:del>
    </w:p>
    <w:p w14:paraId="50E9F643" w14:textId="76931853" w:rsidR="00DF4FB7" w:rsidRPr="00F1362D" w:rsidRDefault="00DF4FB7" w:rsidP="00D97A46">
      <w:pPr>
        <w:rPr>
          <w:ins w:id="283" w:author="German Uritskiy" w:date="2018-12-19T08:47:00Z"/>
          <w:rFonts w:ascii="Times New Roman" w:hAnsi="Times New Roman" w:cs="Times New Roman"/>
        </w:rPr>
      </w:pPr>
      <w:ins w:id="284" w:author="German Uritskiy" w:date="2018-12-19T08:47:00Z">
        <w:r w:rsidRPr="00F1362D">
          <w:rPr>
            <w:rFonts w:ascii="Times New Roman" w:hAnsi="Times New Roman" w:cs="Times New Roman"/>
          </w:rPr>
          <w:tab/>
          <w:t xml:space="preserve">Chromosome conformation </w:t>
        </w:r>
        <w:r w:rsidR="00642386">
          <w:rPr>
            <w:rFonts w:ascii="Times New Roman" w:hAnsi="Times New Roman" w:cs="Times New Roman"/>
          </w:rPr>
          <w:t xml:space="preserve">capture </w:t>
        </w:r>
        <w:r w:rsidRPr="00F1362D">
          <w:rPr>
            <w:rFonts w:ascii="Times New Roman" w:hAnsi="Times New Roman" w:cs="Times New Roman"/>
          </w:rPr>
          <w:t>assays (</w:t>
        </w:r>
        <w:r w:rsidR="007C31AF" w:rsidRPr="00F1362D">
          <w:rPr>
            <w:rFonts w:ascii="Times New Roman" w:hAnsi="Times New Roman" w:cs="Times New Roman"/>
          </w:rPr>
          <w:t>Hi</w:t>
        </w:r>
        <w:r w:rsidR="00642386">
          <w:rPr>
            <w:rFonts w:ascii="Times New Roman" w:hAnsi="Times New Roman" w:cs="Times New Roman"/>
          </w:rPr>
          <w:t>-</w:t>
        </w:r>
        <w:r w:rsidR="007C31AF" w:rsidRPr="00F1362D">
          <w:rPr>
            <w:rFonts w:ascii="Times New Roman" w:hAnsi="Times New Roman" w:cs="Times New Roman"/>
          </w:rPr>
          <w:t>C) is another sequencing technology that shows great promise in halophilic metagenomics</w:t>
        </w:r>
        <w:r w:rsidRPr="00F1362D">
          <w:rPr>
            <w:rFonts w:ascii="Times New Roman" w:hAnsi="Times New Roman" w:cs="Times New Roman"/>
          </w:rPr>
          <w:t xml:space="preserve">. </w:t>
        </w:r>
        <w:r w:rsidR="007C31AF" w:rsidRPr="00F1362D">
          <w:rPr>
            <w:rFonts w:ascii="Times New Roman" w:hAnsi="Times New Roman" w:cs="Times New Roman"/>
          </w:rPr>
          <w:t xml:space="preserve">Conventionally used to indirectly measure </w:t>
        </w:r>
        <w:r w:rsidRPr="00F1362D">
          <w:rPr>
            <w:rFonts w:ascii="Times New Roman" w:hAnsi="Times New Roman" w:cs="Times New Roman"/>
          </w:rPr>
          <w:t>the proximity between sections of a genome</w:t>
        </w:r>
        <w:r w:rsidR="007C31AF" w:rsidRPr="00F1362D">
          <w:rPr>
            <w:rFonts w:ascii="Times New Roman" w:hAnsi="Times New Roman" w:cs="Times New Roman"/>
          </w:rPr>
          <w:t>, HiC was successfully applied to microbiomes to improve binning predictions</w:t>
        </w:r>
        <w:r w:rsidR="001F29EC">
          <w:rPr>
            <w:rFonts w:ascii="Times New Roman" w:hAnsi="Times New Roman" w:cs="Times New Roman"/>
          </w:rPr>
          <w:t xml:space="preserve"> in 2017</w:t>
        </w:r>
        <w:r w:rsidR="007C31AF" w:rsidRPr="00F1362D">
          <w:rPr>
            <w:rFonts w:ascii="Times New Roman" w:hAnsi="Times New Roman" w:cs="Times New Roman"/>
          </w:rPr>
          <w:t xml:space="preserve">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&lt;EndNote&gt;&lt;Cite&gt;&lt;Author&gt;Press&lt;/Author&gt;&lt;Year&gt;2017&lt;/Year&gt;&lt;RecNum&gt;8989&lt;/RecNum&gt;&lt;DisplayText&gt;(&lt;style face="italic"&gt;83&lt;/style&gt;)&lt;/DisplayText&gt;&lt;record&gt;&lt;rec-number&gt;8989&lt;/rec-number&gt;&lt;foreign-keys&gt;&lt;key app="EN" db-id="vawrdvfvexr9z1e5pd0p92dt2dzpvp0ezpsr" timestamp="1543460739"&gt;8989&lt;/key&gt;&lt;/foreign-keys&gt;&lt;ref-type name="Journal Article"&gt;17&lt;/ref-type&gt;&lt;contributors&gt;&lt;authors&gt;&lt;author&gt;Press, Maximilian O.&lt;/author&gt;&lt;author&gt;Wiser, Andrew H.&lt;/author&gt;&lt;author&gt;Kronenberg, Zev N.&lt;/author&gt;&lt;author&gt;Langford, Kyle W.&lt;/author&gt;&lt;author&gt;Shakya, Migun&lt;/author&gt;&lt;author&gt;Lo, Chien-Chi&lt;/author&gt;&lt;author&gt;Mueller, Kathryn A.&lt;/author&gt;&lt;author&gt;Sullivan, Shawn T.&lt;/author&gt;&lt;author&gt;Chain, Patrick S. G.&lt;/author&gt;&lt;author&gt;Liachko, Ivan&lt;/author&gt;&lt;/authors&gt;&lt;/contributors&gt;&lt;titles&gt;&lt;title&gt;Hi-C deconvolution of a human gut microbiome yields high-quality draft genomes and reveals plasmid-genome interactions&lt;/title&gt;&lt;secondary-title&gt;bioRxiv&lt;/secondary-title&gt;&lt;/titles&gt;&lt;periodical&gt;&lt;full-title&gt;bioRxiv&lt;/full-title&gt;&lt;/periodical&gt;&lt;dates&gt;&lt;year&gt;2017&lt;/year&gt;&lt;/dates&gt;&lt;work-type&gt;10.1101/198713&lt;/work-type&gt;&lt;urls&gt;&lt;related-urls&gt;&lt;url&gt;http://biorxiv.org/content/early/2017/10/05/198713.abstract&lt;/url&gt;&lt;/related-urls&gt;&lt;/urls&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83</w:t>
        </w:r>
        <w:r w:rsidR="003A225B">
          <w:rPr>
            <w:rFonts w:ascii="Times New Roman" w:hAnsi="Times New Roman" w:cs="Times New Roman"/>
            <w:noProof/>
          </w:rPr>
          <w:t>)</w:t>
        </w:r>
        <w:r w:rsidR="00EC630F">
          <w:rPr>
            <w:rFonts w:ascii="Times New Roman" w:hAnsi="Times New Roman" w:cs="Times New Roman"/>
          </w:rPr>
          <w:fldChar w:fldCharType="end"/>
        </w:r>
        <w:r w:rsidR="007C31AF" w:rsidRPr="00F1362D">
          <w:rPr>
            <w:rFonts w:ascii="Times New Roman" w:hAnsi="Times New Roman" w:cs="Times New Roman"/>
          </w:rPr>
          <w:t xml:space="preserve">. Considering the difficulty of binning halophilic metagenomes due to their heterogeneity, HiC could significantly improve halophile MAG extraction. HiC-based binning </w:t>
        </w:r>
        <w:r w:rsidR="008D69BC" w:rsidRPr="00F1362D">
          <w:rPr>
            <w:rFonts w:ascii="Times New Roman" w:hAnsi="Times New Roman" w:cs="Times New Roman"/>
          </w:rPr>
          <w:t xml:space="preserve">also </w:t>
        </w:r>
        <w:r w:rsidR="007C31AF" w:rsidRPr="00F1362D">
          <w:rPr>
            <w:rFonts w:ascii="Times New Roman" w:hAnsi="Times New Roman" w:cs="Times New Roman"/>
          </w:rPr>
          <w:t xml:space="preserve">allows for recovery of extra-genomic </w:t>
        </w:r>
        <w:r w:rsidR="008D69BC" w:rsidRPr="00F1362D">
          <w:rPr>
            <w:rFonts w:ascii="Times New Roman" w:hAnsi="Times New Roman" w:cs="Times New Roman"/>
          </w:rPr>
          <w:t>elements</w:t>
        </w:r>
        <w:r w:rsidR="007C31AF" w:rsidRPr="00F1362D">
          <w:rPr>
            <w:rFonts w:ascii="Times New Roman" w:hAnsi="Times New Roman" w:cs="Times New Roman"/>
          </w:rPr>
          <w:t xml:space="preserve"> such as viral and p</w:t>
        </w:r>
        <w:r w:rsidR="008D69BC" w:rsidRPr="00F1362D">
          <w:rPr>
            <w:rFonts w:ascii="Times New Roman" w:hAnsi="Times New Roman" w:cs="Times New Roman"/>
          </w:rPr>
          <w:t xml:space="preserve">lasmid DNA, which so far has been impossible to accomplish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&lt;EndNote&gt;&lt;Cite&gt;&lt;Author&gt;Burton&lt;/Author&gt;&lt;Year&gt;2014&lt;/Year&gt;&lt;RecNum&gt;8990&lt;/RecNum&gt;&lt;DisplayText&gt;(&lt;style face="italic"&gt;84&lt;/style&gt;)&lt;/DisplayText&gt;&lt;record&gt;&lt;rec-number&gt;8990&lt;/rec-number&gt;&lt;foreign-keys&gt;&lt;key app="EN" db-id="vawrdvfvexr9z1e5pd0p92dt2dzpvp0ezpsr" timestamp="1543460994"&gt;8990&lt;/key&gt;&lt;/foreign-keys&gt;&lt;ref-type name="Journal Article"&gt;17&lt;/ref-type&gt;&lt;contributors&gt;&lt;authors&gt;&lt;author&gt;Burton, J. N.&lt;/author&gt;&lt;author&gt;Liachko, I.&lt;/author&gt;&lt;author&gt;Dunham, M. J.&lt;/author&gt;&lt;author&gt;Shendure, J.&lt;/author&gt;&lt;/authors&gt;&lt;/contributors&gt;&lt;auth-address&gt;Department of Genome Sciences, University of Washington, Seattle, Washington 98195-5065.&amp;#xD;Department of Genome Sciences, University of Washington, Seattle, Washington 98195-5065 maitreya@uw.edu shendure@uw.edu.&lt;/auth-address&gt;&lt;titles&gt;&lt;title&gt;Species-level deconvolution of metagenome assemblies with Hi-C-based contact probability maps&lt;/title&gt;&lt;secondary-title&gt;G3 (Bethesda)&lt;/secondary-title&gt;&lt;/titles&gt;&lt;periodical&gt;&lt;full-title&gt;G3 (Bethesda)&lt;/full-title&gt;&lt;/periodical&gt;&lt;pages&gt;1339-46&lt;/pages&gt;&lt;volume&gt;4&lt;/volume&gt;&lt;number&gt;7&lt;/number&gt;&lt;keywords&gt;&lt;keyword&gt;*Algorithms&lt;/keyword&gt;&lt;keyword&gt;Archaea/genetics&lt;/keyword&gt;&lt;keyword&gt;Bacteria/genetics&lt;/keyword&gt;&lt;keyword&gt;Cluster Analysis&lt;/keyword&gt;&lt;keyword&gt;Contig Mapping&lt;/keyword&gt;&lt;keyword&gt;Fungi/genetics&lt;/keyword&gt;&lt;keyword&gt;Genome, Archaeal&lt;/keyword&gt;&lt;keyword&gt;Genome, Bacterial&lt;/keyword&gt;&lt;keyword&gt;Genome, Fungal&lt;/keyword&gt;&lt;keyword&gt;*Metagenomics&lt;/keyword&gt;&lt;keyword&gt;Sequence Analysis, DNA&lt;/keyword&gt;&lt;keyword&gt;Hi-C&lt;/keyword&gt;&lt;keyword&gt;clustering algorithms&lt;/keyword&gt;&lt;keyword&gt;metagenome assembly&lt;/keyword&gt;&lt;keyword&gt;metagenomics&lt;/keyword&gt;&lt;/keywords&gt;&lt;dates&gt;&lt;year&gt;2014&lt;/year&gt;&lt;pub-dates&gt;&lt;date&gt;May 22&lt;/date&gt;&lt;/pub-dates&gt;&lt;/dates&gt;&lt;isbn&gt;2160-1836 (Electronic)&amp;#xD;2160-1836 (Linking)&lt;/isbn&gt;&lt;accession-num&gt;24855317&lt;/accession-num&gt;&lt;urls&gt;&lt;related-urls&gt;&lt;url&gt;https://www.ncbi.nlm.nih.gov/pubmed/24855317&lt;/url&gt;&lt;/related-urls&gt;&lt;/urls&gt;&lt;custom2&gt;PMC4455782&lt;/custom2&gt;&lt;electronic-resource-num&gt;10.1534/g3.114.011825&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84</w:t>
        </w:r>
        <w:r w:rsidR="003A225B">
          <w:rPr>
            <w:rFonts w:ascii="Times New Roman" w:hAnsi="Times New Roman" w:cs="Times New Roman"/>
            <w:noProof/>
          </w:rPr>
          <w:t>)</w:t>
        </w:r>
        <w:r w:rsidR="00EC630F">
          <w:rPr>
            <w:rFonts w:ascii="Times New Roman" w:hAnsi="Times New Roman" w:cs="Times New Roman"/>
          </w:rPr>
          <w:fldChar w:fldCharType="end"/>
        </w:r>
        <w:r w:rsidR="008D69BC" w:rsidRPr="00F1362D">
          <w:rPr>
            <w:rFonts w:ascii="Times New Roman" w:hAnsi="Times New Roman" w:cs="Times New Roman"/>
          </w:rPr>
          <w:t>. Finally, HiC can be used to produce DNA proximity maps in individual MAGs, allowing for the study of chromatin conformation in prokaryotes at the metagenomic scale</w:t>
        </w:r>
        <w:r w:rsidR="002F446A" w:rsidRPr="00F1362D">
          <w:rPr>
            <w:rFonts w:ascii="Times New Roman" w:hAnsi="Times New Roman" w:cs="Times New Roman"/>
          </w:rPr>
          <w:t xml:space="preserve"> </w:t>
        </w:r>
        <w:r w:rsidR="00EC630F">
          <w:rPr>
            <w:rFonts w:ascii="Times New Roman" w:hAnsi="Times New Roman" w:cs="Times New Roman"/>
          </w:rPr>
          <w:fldChar w:fldCharType="begin"/>
        </w:r>
        <w:r w:rsidR="003A225B">
          <w:rPr>
            <w:rFonts w:ascii="Times New Roman" w:hAnsi="Times New Roman" w:cs="Times New Roman"/>
          </w:rPr>
          <w:instrText xml:space="preserve"> ADDIN EN.CITE &lt;EndNote&gt;&lt;Cite&gt;&lt;Author&gt;Burton&lt;/Author&gt;&lt;Year&gt;2014&lt;/Year&gt;&lt;RecNum&gt;8990&lt;/RecNum&gt;&lt;DisplayText&gt;(&lt;style face="italic"&gt;84&lt;/style&gt;)&lt;/DisplayText&gt;&lt;record&gt;&lt;rec-number&gt;8990&lt;/rec-number&gt;&lt;foreign-keys&gt;&lt;key app="EN" db-id="vawrdvfvexr9z1e5pd0p92dt2dzpvp0ezpsr" timestamp="1543460994"&gt;8990&lt;/key&gt;&lt;/foreign-keys&gt;&lt;ref-type name="Journal Article"&gt;17&lt;/ref-type&gt;&lt;contributors&gt;&lt;authors&gt;&lt;author&gt;Burton, J. N.&lt;/author&gt;&lt;author&gt;Liachko, I.&lt;/author&gt;&lt;author&gt;Dunham, M. J.&lt;/author&gt;&lt;author&gt;Shendure, J.&lt;/author&gt;&lt;/authors&gt;&lt;/contributors&gt;&lt;auth-address&gt;Department of Genome Sciences, University of Washington, Seattle, Washington 98195-5065.&amp;#xD;Department of Genome Sciences, University of Washington, Seattle, Washington 98195-5065 maitreya@uw.edu shendure@uw.edu.&lt;/auth-address&gt;&lt;titles&gt;&lt;title&gt;Species-level deconvolution of metagenome assemblies with Hi-C-based contact probability maps&lt;/title&gt;&lt;secondary-title&gt;G3 (Bethesda)&lt;/secondary-title&gt;&lt;/titles&gt;&lt;periodical&gt;&lt;full-title&gt;G3 (Bethesda)&lt;/full-title&gt;&lt;/periodical&gt;&lt;pages&gt;1339-46&lt;/pages&gt;&lt;volume&gt;4&lt;/volume&gt;&lt;number&gt;7&lt;/number&gt;&lt;keywords&gt;&lt;keyword&gt;*Algorithms&lt;/keyword&gt;&lt;keyword&gt;Archaea/genetics&lt;/keyword&gt;&lt;keyword&gt;Bacteria/genetics&lt;/keyword&gt;&lt;keyword&gt;Cluster Analysis&lt;/keyword&gt;&lt;keyword&gt;Contig Mapping&lt;/keyword&gt;&lt;keyword&gt;Fungi/genetics&lt;/keyword&gt;&lt;keyword&gt;Genome, Archaeal&lt;/keyword&gt;&lt;keyword&gt;Genome, Bacterial&lt;/keyword&gt;&lt;keyword&gt;Genome, Fungal&lt;/keyword&gt;&lt;keyword&gt;*Metagenomics&lt;/keyword&gt;&lt;keyword&gt;Sequence Analysis, DNA&lt;/keyword&gt;&lt;keyword&gt;Hi-C&lt;/keyword&gt;&lt;keyword&gt;clustering algorithms&lt;/keyword&gt;&lt;keyword&gt;metagenome assembly&lt;/keyword&gt;&lt;keyword&gt;metagenomics&lt;/keyword&gt;&lt;/keywords&gt;&lt;dates&gt;&lt;year&gt;2014&lt;/year&gt;&lt;pub-dates&gt;&lt;date&gt;May 22&lt;/date&gt;&lt;/pub-dates&gt;&lt;/dates&gt;&lt;isbn&gt;2160-1836 (Electronic)&amp;#xD;2160-1836 (Linking)&lt;/isbn&gt;&lt;accession-num&gt;24855317&lt;/accession-num&gt;&lt;urls&gt;&lt;related-urls&gt;&lt;url&gt;https://www.ncbi.nlm.nih.gov/pubmed/24855317&lt;/url&gt;&lt;/related-urls&gt;&lt;/urls&gt;&lt;custom2&gt;PMC4455782&lt;/custom2&gt;&lt;electronic-resource-num&gt;10.1534/g3.114.011825&lt;/electronic-resource-num&gt;&lt;/record&gt;&lt;/Cite&gt;&lt;/EndNote&gt;</w:instrText>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84</w:t>
        </w:r>
        <w:r w:rsidR="003A225B">
          <w:rPr>
            <w:rFonts w:ascii="Times New Roman" w:hAnsi="Times New Roman" w:cs="Times New Roman"/>
            <w:noProof/>
          </w:rPr>
          <w:t>)</w:t>
        </w:r>
        <w:r w:rsidR="00EC630F">
          <w:rPr>
            <w:rFonts w:ascii="Times New Roman" w:hAnsi="Times New Roman" w:cs="Times New Roman"/>
          </w:rPr>
          <w:fldChar w:fldCharType="end"/>
        </w:r>
        <w:r w:rsidR="008D69BC" w:rsidRPr="00F1362D">
          <w:rPr>
            <w:rFonts w:ascii="Times New Roman" w:hAnsi="Times New Roman" w:cs="Times New Roman"/>
          </w:rPr>
          <w:t>.</w:t>
        </w:r>
      </w:ins>
    </w:p>
    <w:p w14:paraId="00428A68" w14:textId="06A28364" w:rsidR="00176718" w:rsidRPr="00F1362D" w:rsidRDefault="00153D31" w:rsidP="00D97A46">
      <w:pPr>
        <w:rPr>
          <w:rFonts w:ascii="Times New Roman" w:hAnsi="Times New Roman" w:cs="Times New Roman"/>
        </w:rPr>
      </w:pPr>
      <w:r w:rsidRPr="00F1362D">
        <w:rPr>
          <w:rFonts w:ascii="Times New Roman" w:hAnsi="Times New Roman" w:cs="Times New Roman"/>
        </w:rPr>
        <w:tab/>
        <w:t>Finally,</w:t>
      </w:r>
      <w:ins w:id="285" w:author="German Uritskiy" w:date="2018-12-19T08:47:00Z">
        <w:r w:rsidR="00512296" w:rsidRPr="00F1362D">
          <w:rPr>
            <w:rFonts w:ascii="Times New Roman" w:hAnsi="Times New Roman" w:cs="Times New Roman"/>
          </w:rPr>
          <w:t xml:space="preserve"> </w:t>
        </w:r>
        <w:r w:rsidR="00642386">
          <w:rPr>
            <w:rFonts w:ascii="Times New Roman" w:hAnsi="Times New Roman" w:cs="Times New Roman"/>
          </w:rPr>
          <w:t>genome-resolved</w:t>
        </w:r>
      </w:ins>
      <w:r w:rsidR="00642386">
        <w:rPr>
          <w:rFonts w:ascii="Times New Roman" w:hAnsi="Times New Roman" w:cs="Times New Roman"/>
        </w:rPr>
        <w:t xml:space="preserve"> </w:t>
      </w:r>
      <w:r w:rsidR="00512296" w:rsidRPr="00F1362D">
        <w:rPr>
          <w:rFonts w:ascii="Times New Roman" w:hAnsi="Times New Roman" w:cs="Times New Roman"/>
        </w:rPr>
        <w:t xml:space="preserve">metatranscriptomics </w:t>
      </w:r>
      <w:r w:rsidRPr="00F1362D">
        <w:rPr>
          <w:rFonts w:ascii="Times New Roman" w:hAnsi="Times New Roman" w:cs="Times New Roman"/>
        </w:rPr>
        <w:t xml:space="preserve">– the analysis of a microbial community’s RNA content – has been widely used in a variety of microbiomes to interrogate microbial transcriptional activities </w:t>
      </w:r>
      <w:r w:rsidR="00EC630F">
        <w:rPr>
          <w:rFonts w:ascii="Times New Roman" w:hAnsi="Times New Roman" w:cs="Times New Roman"/>
        </w:rPr>
        <w:fldChar w:fldCharType="begin">
          <w:fldData xml:space="preserve">PEVuZE5vdGU+PENpdGU+PEF1dGhvcj5MYXZlbGxlPC9BdXRob3I+PFllYXI+MjAxODwvWWVhcj48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=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PEVuZE5vdGU+PENpdGU+PEF1dGhvcj5MYXZlbGxlPC9BdXRob3I+PFllYXI+MjAxODwvWWVhcj48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=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r w:rsidR="003A225B" w:rsidRPr="003A225B">
        <w:rPr>
          <w:rFonts w:ascii="Times New Roman" w:hAnsi="Times New Roman" w:cs="Times New Roman"/>
          <w:i/>
          <w:noProof/>
        </w:rPr>
        <w:t xml:space="preserve">29, </w:t>
      </w:r>
      <w:del w:id="286" w:author="German Uritskiy" w:date="2018-12-19T08:47:00Z">
        <w:r w:rsidR="007D4308" w:rsidRPr="007D4308">
          <w:rPr>
            <w:rFonts w:ascii="Times New Roman" w:hAnsi="Times New Roman" w:cs="Times New Roman"/>
            <w:i/>
            <w:noProof/>
          </w:rPr>
          <w:delText>81</w:delText>
        </w:r>
      </w:del>
      <w:ins w:id="287" w:author="German Uritskiy" w:date="2018-12-19T08:47:00Z">
        <w:r w:rsidR="003A225B" w:rsidRPr="003A225B">
          <w:rPr>
            <w:rFonts w:ascii="Times New Roman" w:hAnsi="Times New Roman" w:cs="Times New Roman"/>
            <w:i/>
            <w:noProof/>
          </w:rPr>
          <w:t>85</w:t>
        </w:r>
      </w:ins>
      <w:r w:rsidR="003A225B">
        <w:rPr>
          <w:rFonts w:ascii="Times New Roman" w:hAnsi="Times New Roman" w:cs="Times New Roman"/>
          <w:noProof/>
        </w:rPr>
        <w:t>)</w:t>
      </w:r>
      <w:r w:rsidR="00EC630F">
        <w:rPr>
          <w:rFonts w:ascii="Times New Roman" w:hAnsi="Times New Roman" w:cs="Times New Roman"/>
        </w:rPr>
        <w:fldChar w:fldCharType="end"/>
      </w:r>
      <w:r w:rsidRPr="00F1362D">
        <w:rPr>
          <w:rFonts w:ascii="Times New Roman" w:hAnsi="Times New Roman" w:cs="Times New Roman"/>
        </w:rPr>
        <w:t xml:space="preserve">. </w:t>
      </w:r>
      <w:r w:rsidR="00176718" w:rsidRPr="00F1362D">
        <w:rPr>
          <w:rFonts w:ascii="Times New Roman" w:hAnsi="Times New Roman" w:cs="Times New Roman"/>
        </w:rPr>
        <w:t>While metatranscriptomics have been used in halophile research to characterize carbon cycling in saline soils</w:t>
      </w:r>
      <w:r w:rsidR="00A842E1" w:rsidRPr="00F1362D">
        <w:rPr>
          <w:rFonts w:ascii="Times New Roman" w:hAnsi="Times New Roman" w:cs="Times New Roman"/>
        </w:rPr>
        <w:t xml:space="preserve"> </w:t>
      </w:r>
      <w:r w:rsidR="00EC630F">
        <w:rPr>
          <w:rFonts w:ascii="Times New Roman" w:hAnsi="Times New Roman" w:cs="Times New Roman"/>
        </w:rPr>
        <w:fldChar w:fldCharType="begin">
          <w:fldData xml:space="preserve">PEVuZE5vdGU+PENpdGU+PEF1dGhvcj5SZW48L0F1dGhvcj48WWVhcj4yMDE4PC9ZZWFyPjxSZWNO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PEVuZE5vdGU+PENpdGU+PEF1dGhvcj5SZW48L0F1dGhvcj48WWVhcj4yMDE4PC9ZZWFyPjxSZWNO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288" w:author="German Uritskiy" w:date="2018-12-19T08:47:00Z">
        <w:r w:rsidR="007D4308" w:rsidRPr="007D4308">
          <w:rPr>
            <w:rFonts w:ascii="Times New Roman" w:hAnsi="Times New Roman" w:cs="Times New Roman"/>
            <w:i/>
            <w:noProof/>
          </w:rPr>
          <w:delText>82</w:delText>
        </w:r>
      </w:del>
      <w:ins w:id="289" w:author="German Uritskiy" w:date="2018-12-19T08:47:00Z">
        <w:r w:rsidR="003A225B" w:rsidRPr="003A225B">
          <w:rPr>
            <w:rFonts w:ascii="Times New Roman" w:hAnsi="Times New Roman" w:cs="Times New Roman"/>
            <w:i/>
            <w:noProof/>
          </w:rPr>
          <w:t>86</w:t>
        </w:r>
      </w:ins>
      <w:r w:rsidR="003A225B">
        <w:rPr>
          <w:rFonts w:ascii="Times New Roman" w:hAnsi="Times New Roman" w:cs="Times New Roman"/>
          <w:noProof/>
        </w:rPr>
        <w:t>)</w:t>
      </w:r>
      <w:r w:rsidR="00EC630F">
        <w:rPr>
          <w:rFonts w:ascii="Times New Roman" w:hAnsi="Times New Roman" w:cs="Times New Roman"/>
        </w:rPr>
        <w:fldChar w:fldCharType="end"/>
      </w:r>
      <w:r w:rsidR="00176718" w:rsidRPr="00F1362D">
        <w:rPr>
          <w:rFonts w:ascii="Times New Roman" w:hAnsi="Times New Roman" w:cs="Times New Roman"/>
        </w:rPr>
        <w:t>,</w:t>
      </w:r>
      <w:r w:rsidR="00A842E1" w:rsidRPr="00F1362D">
        <w:rPr>
          <w:rFonts w:ascii="Times New Roman" w:hAnsi="Times New Roman" w:cs="Times New Roman"/>
        </w:rPr>
        <w:t xml:space="preserve"> and used extensively to characterize activity in soil microbiomes </w:t>
      </w:r>
      <w:r w:rsidR="00EC630F">
        <w:rPr>
          <w:rFonts w:ascii="Times New Roman" w:hAnsi="Times New Roman" w:cs="Times New Roman"/>
        </w:rPr>
        <w:fldChar w:fldCharType="begin">
          <w:fldData xml:space="preserve">PEVuZE5vdGU+PENpdGU+PEF1dGhvcj5HYXJvdXR0ZTwvQXV0aG9yPjxZZWFyPjIwMTY8L1llYXI+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</w:fldData>
        </w:fldChar>
      </w:r>
      <w:r w:rsidR="003A225B">
        <w:rPr>
          <w:rFonts w:ascii="Times New Roman" w:hAnsi="Times New Roman" w:cs="Times New Roman"/>
        </w:rPr>
        <w:instrText xml:space="preserve"> ADDIN EN.CITE </w:instrText>
      </w:r>
      <w:r w:rsidR="003A225B">
        <w:rPr>
          <w:rFonts w:ascii="Times New Roman" w:hAnsi="Times New Roman" w:cs="Times New Roman"/>
        </w:rPr>
        <w:fldChar w:fldCharType="begin">
          <w:fldData xml:space="preserve">PEVuZE5vdGU+PENpdGU+PEF1dGhvcj5HYXJvdXR0ZTwvQXV0aG9yPjxZZWFyPjIwMTY8L1llYXI+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</w:fldData>
        </w:fldChar>
      </w:r>
      <w:r w:rsidR="003A225B">
        <w:rPr>
          <w:rFonts w:ascii="Times New Roman" w:hAnsi="Times New Roman" w:cs="Times New Roman"/>
        </w:rPr>
        <w:instrText xml:space="preserve"> ADDIN EN.CITE.DATA </w:instrText>
      </w:r>
      <w:r w:rsidR="003A225B">
        <w:rPr>
          <w:rFonts w:ascii="Times New Roman" w:hAnsi="Times New Roman" w:cs="Times New Roman"/>
        </w:rPr>
      </w:r>
      <w:r w:rsidR="003A225B">
        <w:rPr>
          <w:rFonts w:ascii="Times New Roman" w:hAnsi="Times New Roman" w:cs="Times New Roman"/>
        </w:rPr>
        <w:fldChar w:fldCharType="end"/>
      </w:r>
      <w:r w:rsidR="00EC630F">
        <w:rPr>
          <w:rFonts w:ascii="Times New Roman" w:hAnsi="Times New Roman" w:cs="Times New Roman"/>
        </w:rPr>
      </w:r>
      <w:r w:rsidR="00EC630F">
        <w:rPr>
          <w:rFonts w:ascii="Times New Roman" w:hAnsi="Times New Roman" w:cs="Times New Roman"/>
        </w:rPr>
        <w:fldChar w:fldCharType="separate"/>
      </w:r>
      <w:r w:rsidR="003A225B">
        <w:rPr>
          <w:rFonts w:ascii="Times New Roman" w:hAnsi="Times New Roman" w:cs="Times New Roman"/>
          <w:noProof/>
        </w:rPr>
        <w:t>(</w:t>
      </w:r>
      <w:del w:id="290" w:author="German Uritskiy" w:date="2018-12-19T08:47:00Z">
        <w:r w:rsidR="007D4308" w:rsidRPr="007D4308">
          <w:rPr>
            <w:rFonts w:ascii="Times New Roman" w:hAnsi="Times New Roman" w:cs="Times New Roman"/>
            <w:i/>
            <w:noProof/>
          </w:rPr>
          <w:delText>83, 84</w:delText>
        </w:r>
      </w:del>
      <w:ins w:id="291" w:author="German Uritskiy" w:date="2018-12-19T08:47:00Z">
        <w:r w:rsidR="003A225B" w:rsidRPr="003A225B">
          <w:rPr>
            <w:rFonts w:ascii="Times New Roman" w:hAnsi="Times New Roman" w:cs="Times New Roman"/>
            <w:i/>
            <w:noProof/>
          </w:rPr>
          <w:t>87, 88</w:t>
        </w:r>
      </w:ins>
      <w:r w:rsidR="003A225B">
        <w:rPr>
          <w:rFonts w:ascii="Times New Roman" w:hAnsi="Times New Roman" w:cs="Times New Roman"/>
          <w:noProof/>
        </w:rPr>
        <w:t>)</w:t>
      </w:r>
      <w:r w:rsidR="00EC630F">
        <w:rPr>
          <w:rFonts w:ascii="Times New Roman" w:hAnsi="Times New Roman" w:cs="Times New Roman"/>
        </w:rPr>
        <w:fldChar w:fldCharType="end"/>
      </w:r>
      <w:r w:rsidR="00A842E1" w:rsidRPr="00F1362D">
        <w:rPr>
          <w:rFonts w:ascii="Times New Roman" w:hAnsi="Times New Roman" w:cs="Times New Roman"/>
        </w:rPr>
        <w:t>,</w:t>
      </w:r>
      <w:r w:rsidR="00176718" w:rsidRPr="00F1362D">
        <w:rPr>
          <w:rFonts w:ascii="Times New Roman" w:hAnsi="Times New Roman" w:cs="Times New Roman"/>
        </w:rPr>
        <w:t xml:space="preserve"> it remains a largely under-deployed tool. One major deterrent has been difficulty in standardizing transcript expression to the abundance of</w:t>
      </w:r>
      <w:r w:rsidR="00DB7DFF" w:rsidRPr="00F1362D">
        <w:rPr>
          <w:rFonts w:ascii="Times New Roman" w:hAnsi="Times New Roman" w:cs="Times New Roman"/>
        </w:rPr>
        <w:t xml:space="preserve"> each individual organism in that sample. However, with</w:t>
      </w:r>
      <w:del w:id="292" w:author="German Uritskiy" w:date="2018-12-19T08:47:00Z">
        <w:r w:rsidR="00DB7DFF" w:rsidRPr="00F1362D">
          <w:rPr>
            <w:rFonts w:ascii="Times New Roman" w:hAnsi="Times New Roman" w:cs="Times New Roman"/>
          </w:rPr>
          <w:delText xml:space="preserve"> recent</w:delText>
        </w:r>
      </w:del>
      <w:r w:rsidR="00DB7DFF" w:rsidRPr="00F1362D">
        <w:rPr>
          <w:rFonts w:ascii="Times New Roman" w:hAnsi="Times New Roman" w:cs="Times New Roman"/>
        </w:rPr>
        <w:t xml:space="preserve"> rapid improvements in </w:t>
      </w:r>
      <w:r w:rsidR="002F2178" w:rsidRPr="00F1362D">
        <w:rPr>
          <w:rFonts w:ascii="Times New Roman" w:hAnsi="Times New Roman" w:cs="Times New Roman"/>
        </w:rPr>
        <w:t xml:space="preserve">genome-resolved metagenomic analysis of </w:t>
      </w:r>
      <w:r w:rsidR="00DB7DFF" w:rsidRPr="00F1362D">
        <w:rPr>
          <w:rFonts w:ascii="Times New Roman" w:hAnsi="Times New Roman" w:cs="Times New Roman"/>
        </w:rPr>
        <w:t>halophile</w:t>
      </w:r>
      <w:r w:rsidR="002F2178" w:rsidRPr="00F1362D">
        <w:rPr>
          <w:rFonts w:ascii="Times New Roman" w:hAnsi="Times New Roman" w:cs="Times New Roman"/>
        </w:rPr>
        <w:t xml:space="preserve"> communities</w:t>
      </w:r>
      <w:r w:rsidR="00DB7DFF" w:rsidRPr="00F1362D">
        <w:rPr>
          <w:rFonts w:ascii="Times New Roman" w:hAnsi="Times New Roman" w:cs="Times New Roman"/>
        </w:rPr>
        <w:t>, it is possible that the metatranscriptomic problem can be simplified down to more conventional transcriptome analysis by filtering RNA reads to their respective MAG.</w:t>
      </w:r>
      <w:r w:rsidR="00A842E1" w:rsidRPr="00F1362D">
        <w:rPr>
          <w:rFonts w:ascii="Times New Roman" w:hAnsi="Times New Roman" w:cs="Times New Roman"/>
        </w:rPr>
        <w:t xml:space="preserve"> </w:t>
      </w:r>
    </w:p>
    <w:p w14:paraId="4CB3B451" w14:textId="77777777" w:rsidR="00642386" w:rsidRDefault="00642386">
      <w:pPr>
        <w:rPr>
          <w:rFonts w:ascii="Times New Roman" w:hAnsi="Times New Roman" w:cs="Times New Roman"/>
          <w:b/>
        </w:rPr>
      </w:pPr>
    </w:p>
    <w:p w14:paraId="2397447C" w14:textId="77777777" w:rsidR="00FB1FC2" w:rsidRDefault="00FB1FC2">
      <w:pPr>
        <w:rPr>
          <w:del w:id="293" w:author="German Uritskiy" w:date="2018-12-19T08:47:00Z"/>
          <w:rFonts w:ascii="Times New Roman" w:hAnsi="Times New Roman" w:cs="Times New Roman"/>
          <w:b/>
        </w:rPr>
      </w:pPr>
      <w:del w:id="294" w:author="German Uritskiy" w:date="2018-12-19T08:47:00Z">
        <w:r>
          <w:rPr>
            <w:rFonts w:ascii="Times New Roman" w:hAnsi="Times New Roman" w:cs="Times New Roman"/>
            <w:b/>
          </w:rPr>
          <w:br w:type="page"/>
        </w:r>
      </w:del>
    </w:p>
    <w:p w14:paraId="7D2B0283" w14:textId="77777777" w:rsidR="00A05AEF" w:rsidRPr="00A05AEF" w:rsidRDefault="00A05AEF" w:rsidP="00AF592A">
      <w:pPr>
        <w:rPr>
          <w:del w:id="295" w:author="German Uritskiy" w:date="2018-12-19T08:47:00Z"/>
          <w:rFonts w:ascii="Times New Roman" w:hAnsi="Times New Roman" w:cs="Times New Roman"/>
          <w:b/>
        </w:rPr>
      </w:pPr>
      <w:del w:id="296" w:author="German Uritskiy" w:date="2018-12-19T08:47:00Z">
        <w:r w:rsidRPr="00A05AEF">
          <w:rPr>
            <w:rFonts w:ascii="Times New Roman" w:hAnsi="Times New Roman" w:cs="Times New Roman"/>
            <w:b/>
          </w:rPr>
          <w:delText>Possible figures for the paper:</w:delText>
        </w:r>
      </w:del>
    </w:p>
    <w:p w14:paraId="760C6801" w14:textId="77777777" w:rsidR="00A05AEF" w:rsidRPr="00A05AEF" w:rsidRDefault="00A05AEF" w:rsidP="00AF592A">
      <w:pPr>
        <w:rPr>
          <w:del w:id="297" w:author="German Uritskiy" w:date="2018-12-19T08:47:00Z"/>
          <w:rFonts w:ascii="Times New Roman" w:hAnsi="Times New Roman" w:cs="Times New Roman"/>
        </w:rPr>
      </w:pPr>
    </w:p>
    <w:p w14:paraId="54FED77D" w14:textId="77777777" w:rsidR="00AF592A" w:rsidRPr="00F1362D" w:rsidRDefault="00AF592A" w:rsidP="00AF592A">
      <w:pPr>
        <w:rPr>
          <w:del w:id="298" w:author="German Uritskiy" w:date="2018-12-19T08:47:00Z"/>
          <w:rFonts w:ascii="Times New Roman" w:hAnsi="Times New Roman" w:cs="Times New Roman"/>
          <w:i/>
        </w:rPr>
      </w:pPr>
      <w:del w:id="299" w:author="German Uritskiy" w:date="2018-12-19T08:47:00Z">
        <w:r w:rsidRPr="00F1362D">
          <w:rPr>
            <w:rFonts w:ascii="Times New Roman" w:hAnsi="Times New Roman" w:cs="Times New Roman"/>
            <w:i/>
          </w:rPr>
          <w:delText>Figure 1: a flowchart comparing WMG and amplicon sequencing, showing the overall conceptual workflow of both analyses and the various aspects of the community can be uncovered (taxonomy, functional potential, OTUs, differential taxa or pathway abundance, etc).</w:delText>
        </w:r>
      </w:del>
    </w:p>
    <w:p w14:paraId="4F9DAA41" w14:textId="77777777" w:rsidR="00AF592A" w:rsidRPr="00F1362D" w:rsidRDefault="00AF592A" w:rsidP="00AF592A">
      <w:pPr>
        <w:rPr>
          <w:del w:id="300" w:author="German Uritskiy" w:date="2018-12-19T08:47:00Z"/>
          <w:rFonts w:ascii="Times New Roman" w:hAnsi="Times New Roman" w:cs="Times New Roman"/>
        </w:rPr>
      </w:pPr>
    </w:p>
    <w:p w14:paraId="25195979" w14:textId="77777777" w:rsidR="00642386" w:rsidRDefault="00642386">
      <w:pPr>
        <w:rPr>
          <w:ins w:id="301" w:author="German Uritskiy" w:date="2018-12-19T08:47:00Z"/>
          <w:rFonts w:ascii="Times New Roman" w:hAnsi="Times New Roman" w:cs="Times New Roman"/>
          <w:b/>
        </w:rPr>
      </w:pPr>
    </w:p>
    <w:p w14:paraId="67B4ACD7" w14:textId="77777777" w:rsidR="00642386" w:rsidRDefault="00642386">
      <w:pPr>
        <w:rPr>
          <w:ins w:id="302" w:author="German Uritskiy" w:date="2018-12-19T08:47:00Z"/>
          <w:rFonts w:ascii="Times New Roman" w:hAnsi="Times New Roman" w:cs="Times New Roman"/>
          <w:b/>
        </w:rPr>
      </w:pPr>
      <w:ins w:id="303" w:author="German Uritskiy" w:date="2018-12-19T08:47:00Z">
        <w:r>
          <w:rPr>
            <w:rFonts w:ascii="Times New Roman" w:hAnsi="Times New Roman" w:cs="Times New Roman"/>
            <w:b/>
          </w:rPr>
          <w:t>Conclusion:</w:t>
        </w:r>
      </w:ins>
    </w:p>
    <w:p w14:paraId="549E145E" w14:textId="4C37DFF5" w:rsidR="00107CAF" w:rsidRPr="00F1362D" w:rsidRDefault="00857541" w:rsidP="00107CAF">
      <w:pPr>
        <w:rPr>
          <w:ins w:id="304" w:author="German Uritskiy" w:date="2018-12-19T08:47:00Z"/>
          <w:rFonts w:ascii="Times New Roman" w:hAnsi="Times New Roman" w:cs="Times New Roman"/>
        </w:rPr>
      </w:pPr>
      <w:ins w:id="305" w:author="German Uritskiy" w:date="2018-12-19T08:47:00Z">
        <w:r>
          <w:rPr>
            <w:rFonts w:ascii="Times New Roman" w:hAnsi="Times New Roman" w:cs="Times New Roman"/>
          </w:rPr>
          <w:tab/>
          <w:t xml:space="preserve">Shotgun sequencing resulted in rapid advancement in metagenomic research in a variety of fields, as it allowed for genomic and functional interrogation of novel unculturable organisms. However, </w:t>
        </w:r>
        <w:r w:rsidR="005849D9">
          <w:rPr>
            <w:rFonts w:ascii="Times New Roman" w:hAnsi="Times New Roman" w:cs="Times New Roman"/>
          </w:rPr>
          <w:t xml:space="preserve">the genomic qualities </w:t>
        </w:r>
        <w:r>
          <w:rPr>
            <w:rFonts w:ascii="Times New Roman" w:hAnsi="Times New Roman" w:cs="Times New Roman"/>
          </w:rPr>
          <w:t xml:space="preserve">and </w:t>
        </w:r>
        <w:r w:rsidR="005849D9">
          <w:rPr>
            <w:rFonts w:ascii="Times New Roman" w:hAnsi="Times New Roman" w:cs="Times New Roman"/>
          </w:rPr>
          <w:t xml:space="preserve">composition </w:t>
        </w:r>
        <w:r>
          <w:rPr>
            <w:rFonts w:ascii="Times New Roman" w:hAnsi="Times New Roman" w:cs="Times New Roman"/>
          </w:rPr>
          <w:t>characteristic</w:t>
        </w:r>
        <w:r w:rsidR="005849D9">
          <w:rPr>
            <w:rFonts w:ascii="Times New Roman" w:hAnsi="Times New Roman" w:cs="Times New Roman"/>
          </w:rPr>
          <w:t>s of halophilic communities made them difficult to de-convolute in a metagenomic context, limiting the application of shotgun metagenomics in halophilic microbiome research</w:t>
        </w:r>
        <w:r>
          <w:rPr>
            <w:rFonts w:ascii="Times New Roman" w:hAnsi="Times New Roman" w:cs="Times New Roman"/>
          </w:rPr>
          <w:t>.</w:t>
        </w:r>
        <w:r w:rsidR="009A72D9">
          <w:rPr>
            <w:rFonts w:ascii="Times New Roman" w:hAnsi="Times New Roman" w:cs="Times New Roman"/>
          </w:rPr>
          <w:t xml:space="preserve"> This led to</w:t>
        </w:r>
        <w:r w:rsidR="005849D9">
          <w:rPr>
            <w:rFonts w:ascii="Times New Roman" w:hAnsi="Times New Roman" w:cs="Times New Roman"/>
          </w:rPr>
          <w:t xml:space="preserve"> underrepresentation of halophiles in</w:t>
        </w:r>
        <w:r w:rsidR="009A72D9">
          <w:rPr>
            <w:rFonts w:ascii="Times New Roman" w:hAnsi="Times New Roman" w:cs="Times New Roman"/>
          </w:rPr>
          <w:t xml:space="preserve"> existing taxonomical and functional </w:t>
        </w:r>
        <w:r w:rsidR="005849D9">
          <w:rPr>
            <w:rFonts w:ascii="Times New Roman" w:hAnsi="Times New Roman" w:cs="Times New Roman"/>
          </w:rPr>
          <w:t xml:space="preserve">databases, which further complicated analysis. In this review we covered the benefits and limitations of next-generation sequencing in microbial research, and </w:t>
        </w:r>
        <w:r w:rsidR="009A4C56">
          <w:rPr>
            <w:rFonts w:ascii="Times New Roman" w:hAnsi="Times New Roman" w:cs="Times New Roman"/>
          </w:rPr>
          <w:t xml:space="preserve">presented the core </w:t>
        </w:r>
        <w:r w:rsidR="005849D9">
          <w:rPr>
            <w:rFonts w:ascii="Times New Roman" w:hAnsi="Times New Roman" w:cs="Times New Roman"/>
          </w:rPr>
          <w:t xml:space="preserve">experimental and analytical considerations for applying it to halophilic communities. While </w:t>
        </w:r>
        <w:r w:rsidR="005849D9" w:rsidRPr="005849D9">
          <w:rPr>
            <w:rFonts w:ascii="Times New Roman" w:hAnsi="Times New Roman" w:cs="Times New Roman"/>
            <w:i/>
          </w:rPr>
          <w:t>in-silico</w:t>
        </w:r>
        <w:r w:rsidR="005849D9">
          <w:rPr>
            <w:rFonts w:ascii="Times New Roman" w:hAnsi="Times New Roman" w:cs="Times New Roman"/>
          </w:rPr>
          <w:t xml:space="preserve"> de-convolution of halophilic metagenomes is a challenge, it can be accomplished with analysis workflows that account for</w:t>
        </w:r>
        <w:r w:rsidR="00107CAF">
          <w:rPr>
            <w:rFonts w:ascii="Times New Roman" w:hAnsi="Times New Roman" w:cs="Times New Roman"/>
          </w:rPr>
          <w:t xml:space="preserve"> specific characteristics of halophile communities. Successfully application of whole metagenomics to these complex communities was already led to numerous breakthroughs in our understanding of their f</w:t>
        </w:r>
        <w:r w:rsidR="00642386">
          <w:rPr>
            <w:rFonts w:ascii="Times New Roman" w:hAnsi="Times New Roman" w:cs="Times New Roman"/>
          </w:rPr>
          <w:t xml:space="preserve">unctional </w:t>
        </w:r>
        <w:r w:rsidR="00107CAF">
          <w:rPr>
            <w:rFonts w:ascii="Times New Roman" w:hAnsi="Times New Roman" w:cs="Times New Roman"/>
          </w:rPr>
          <w:t>composition</w:t>
        </w:r>
        <w:r w:rsidR="00642386">
          <w:rPr>
            <w:rFonts w:ascii="Times New Roman" w:hAnsi="Times New Roman" w:cs="Times New Roman"/>
          </w:rPr>
          <w:t>,</w:t>
        </w:r>
        <w:r w:rsidR="00107CAF">
          <w:rPr>
            <w:rFonts w:ascii="Times New Roman" w:hAnsi="Times New Roman" w:cs="Times New Roman"/>
          </w:rPr>
          <w:t xml:space="preserve"> virus-host interactions</w:t>
        </w:r>
        <w:r w:rsidR="00642386">
          <w:rPr>
            <w:rFonts w:ascii="Times New Roman" w:hAnsi="Times New Roman" w:cs="Times New Roman"/>
          </w:rPr>
          <w:t>, strain</w:t>
        </w:r>
        <w:r w:rsidR="00107CAF">
          <w:rPr>
            <w:rFonts w:ascii="Times New Roman" w:hAnsi="Times New Roman" w:cs="Times New Roman"/>
          </w:rPr>
          <w:t xml:space="preserve"> diversity and dispersal</w:t>
        </w:r>
        <w:r w:rsidR="00642386" w:rsidRPr="00F1362D">
          <w:rPr>
            <w:rFonts w:ascii="Times New Roman" w:hAnsi="Times New Roman" w:cs="Times New Roman"/>
          </w:rPr>
          <w:t xml:space="preserve">, and </w:t>
        </w:r>
        <w:r w:rsidR="00107CAF">
          <w:rPr>
            <w:rFonts w:ascii="Times New Roman" w:hAnsi="Times New Roman" w:cs="Times New Roman"/>
          </w:rPr>
          <w:t xml:space="preserve">uncovered thousands of </w:t>
        </w:r>
        <w:r w:rsidR="00642386" w:rsidRPr="00F1362D">
          <w:rPr>
            <w:rFonts w:ascii="Times New Roman" w:hAnsi="Times New Roman" w:cs="Times New Roman"/>
          </w:rPr>
          <w:t xml:space="preserve">novel </w:t>
        </w:r>
        <w:r w:rsidR="00107CAF">
          <w:rPr>
            <w:rFonts w:ascii="Times New Roman" w:hAnsi="Times New Roman" w:cs="Times New Roman"/>
          </w:rPr>
          <w:t xml:space="preserve">halophile </w:t>
        </w:r>
        <w:r w:rsidR="00642386" w:rsidRPr="00F1362D">
          <w:rPr>
            <w:rFonts w:ascii="Times New Roman" w:hAnsi="Times New Roman" w:cs="Times New Roman"/>
          </w:rPr>
          <w:t>genome</w:t>
        </w:r>
        <w:r w:rsidR="00107CAF">
          <w:rPr>
            <w:rFonts w:ascii="Times New Roman" w:hAnsi="Times New Roman" w:cs="Times New Roman"/>
          </w:rPr>
          <w:t>s.</w:t>
        </w:r>
        <w:r w:rsidR="00642386" w:rsidRPr="00F1362D">
          <w:rPr>
            <w:rFonts w:ascii="Times New Roman" w:hAnsi="Times New Roman" w:cs="Times New Roman"/>
          </w:rPr>
          <w:t xml:space="preserve"> </w:t>
        </w:r>
        <w:r w:rsidR="00107CAF">
          <w:rPr>
            <w:rFonts w:ascii="Times New Roman" w:hAnsi="Times New Roman" w:cs="Times New Roman"/>
          </w:rPr>
          <w:t>With the proper utilization, rapidly advancing sequencing technology has the potential to rapidly advance the field of halophilic research.</w:t>
        </w:r>
      </w:ins>
    </w:p>
    <w:p w14:paraId="17E8B41D" w14:textId="4E84B845" w:rsidR="00107CAF" w:rsidRDefault="00107CAF" w:rsidP="00642386">
      <w:pPr>
        <w:rPr>
          <w:ins w:id="306" w:author="German Uritskiy" w:date="2018-12-19T08:47:00Z"/>
          <w:rFonts w:ascii="Times New Roman" w:hAnsi="Times New Roman" w:cs="Times New Roman"/>
        </w:rPr>
      </w:pPr>
    </w:p>
    <w:p w14:paraId="556982BA" w14:textId="77777777" w:rsidR="00107CAF" w:rsidRDefault="00107CAF" w:rsidP="00642386">
      <w:pPr>
        <w:rPr>
          <w:ins w:id="307" w:author="German Uritskiy" w:date="2018-12-19T08:47:00Z"/>
          <w:rFonts w:ascii="Times New Roman" w:hAnsi="Times New Roman" w:cs="Times New Roman"/>
        </w:rPr>
      </w:pPr>
    </w:p>
    <w:p w14:paraId="1024DA36" w14:textId="195794D7" w:rsidR="00FB1FC2" w:rsidRDefault="00FB1FC2">
      <w:pPr>
        <w:rPr>
          <w:ins w:id="308" w:author="German Uritskiy" w:date="2018-12-19T08:47:00Z"/>
          <w:rFonts w:ascii="Times New Roman" w:hAnsi="Times New Roman" w:cs="Times New Roman"/>
          <w:b/>
        </w:rPr>
      </w:pPr>
      <w:ins w:id="309" w:author="German Uritskiy" w:date="2018-12-19T08:47:00Z">
        <w:r>
          <w:rPr>
            <w:rFonts w:ascii="Times New Roman" w:hAnsi="Times New Roman" w:cs="Times New Roman"/>
            <w:b/>
          </w:rPr>
          <w:br w:type="page"/>
        </w:r>
      </w:ins>
    </w:p>
    <w:p w14:paraId="2BCC2486" w14:textId="28B20673" w:rsidR="00AF592A" w:rsidRPr="00262E75" w:rsidRDefault="00A05AEF" w:rsidP="00AF592A">
      <w:pPr>
        <w:rPr>
          <w:ins w:id="310" w:author="German Uritskiy" w:date="2018-12-19T08:47:00Z"/>
          <w:rFonts w:ascii="Times New Roman" w:hAnsi="Times New Roman" w:cs="Times New Roman"/>
          <w:b/>
        </w:rPr>
      </w:pPr>
      <w:ins w:id="311" w:author="German Uritskiy" w:date="2018-12-19T08:47:00Z">
        <w:r w:rsidRPr="00A05AEF">
          <w:rPr>
            <w:rFonts w:ascii="Times New Roman" w:hAnsi="Times New Roman" w:cs="Times New Roman"/>
            <w:b/>
          </w:rPr>
          <w:lastRenderedPageBreak/>
          <w:t>Possible figures for the paper</w:t>
        </w:r>
        <w:r w:rsidR="00ED11F6">
          <w:rPr>
            <w:rFonts w:ascii="Times New Roman" w:hAnsi="Times New Roman" w:cs="Times New Roman"/>
            <w:b/>
          </w:rPr>
          <w:t xml:space="preserve"> (just ideas at this point)</w:t>
        </w:r>
        <w:r w:rsidRPr="00A05AEF">
          <w:rPr>
            <w:rFonts w:ascii="Times New Roman" w:hAnsi="Times New Roman" w:cs="Times New Roman"/>
            <w:b/>
          </w:rPr>
          <w:t>:</w:t>
        </w:r>
      </w:ins>
    </w:p>
    <w:p w14:paraId="6954B948" w14:textId="77777777" w:rsidR="00DF4FB7" w:rsidRPr="00F1362D" w:rsidRDefault="00DF4FB7" w:rsidP="00D97A46">
      <w:pPr>
        <w:rPr>
          <w:rFonts w:ascii="Times New Roman" w:hAnsi="Times New Roman" w:cs="Times New Roman"/>
        </w:rPr>
      </w:pPr>
    </w:p>
    <w:p w14:paraId="225D88DF" w14:textId="77777777" w:rsidR="00AF592A" w:rsidRPr="00F1362D" w:rsidRDefault="00AF592A" w:rsidP="00AF592A">
      <w:pPr>
        <w:rPr>
          <w:rFonts w:ascii="Times New Roman" w:hAnsi="Times New Roman" w:cs="Times New Roman"/>
          <w:i/>
        </w:rPr>
      </w:pPr>
      <w:r w:rsidRPr="00F1362D">
        <w:rPr>
          <w:rFonts w:ascii="Times New Roman" w:hAnsi="Times New Roman" w:cs="Times New Roman"/>
          <w:i/>
        </w:rPr>
        <w:t>Figure 2: Two flowcharts showing the two common experimental designs and analysis workflows.</w:t>
      </w:r>
    </w:p>
    <w:p w14:paraId="6E996344" w14:textId="77777777" w:rsidR="00AF592A" w:rsidRPr="00F1362D" w:rsidRDefault="00AF592A" w:rsidP="00D97A46">
      <w:pPr>
        <w:rPr>
          <w:del w:id="312" w:author="German Uritskiy" w:date="2018-12-19T08:47:00Z"/>
          <w:rFonts w:ascii="Times New Roman" w:hAnsi="Times New Roman" w:cs="Times New Roman"/>
        </w:rPr>
      </w:pPr>
    </w:p>
    <w:p w14:paraId="0D8217E0" w14:textId="77777777" w:rsidR="00512296" w:rsidRPr="00F1362D" w:rsidRDefault="00512296" w:rsidP="00D97A46">
      <w:pPr>
        <w:rPr>
          <w:del w:id="313" w:author="German Uritskiy" w:date="2018-12-19T08:47:00Z"/>
          <w:rFonts w:ascii="Times New Roman" w:hAnsi="Times New Roman" w:cs="Times New Roman"/>
        </w:rPr>
      </w:pPr>
    </w:p>
    <w:p w14:paraId="2FB73FA1" w14:textId="52DA9CB4" w:rsidR="00ED11F6" w:rsidRPr="00ED11F6" w:rsidRDefault="00901A97" w:rsidP="00ED11F6">
      <w:pPr>
        <w:rPr>
          <w:ins w:id="314" w:author="German Uritskiy" w:date="2018-12-19T08:47:00Z"/>
          <w:rFonts w:ascii="Times New Roman" w:eastAsia="Times New Roman" w:hAnsi="Times New Roman" w:cs="Times New Roman"/>
        </w:rPr>
      </w:pPr>
      <w:del w:id="315" w:author="German Uritskiy" w:date="2018-12-19T08:47:00Z">
        <w:r w:rsidRPr="00F1362D">
          <w:rPr>
            <w:rFonts w:ascii="Times New Roman" w:hAnsi="Times New Roman" w:cs="Times New Roman"/>
            <w:i/>
          </w:rPr>
          <w:delText>Figure 3: Flowchart illustrating the types of information that can be obtained from third-generation sequencing approaches (scaffold-based assembly, scaffold-based binning, connectivity-based binning, etc).</w:delText>
        </w:r>
      </w:del>
      <w:ins w:id="316" w:author="German Uritskiy" w:date="2018-12-19T08:47:00Z">
        <w:r w:rsidR="00ED11F6" w:rsidRPr="00ED11F6">
          <w:rPr>
            <w:rFonts w:ascii="Times New Roman" w:eastAsia="Times New Roman" w:hAnsi="Times New Roman" w:cs="Times New Roman"/>
            <w:noProof/>
          </w:rPr>
          <w:drawing>
            <wp:inline distT="0" distB="0" distL="0" distR="0" wp14:anchorId="4F8574BA" wp14:editId="0F2A8E95">
              <wp:extent cx="5943600" cy="5569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69585"/>
                      </a:xfrm>
                      <a:prstGeom prst="rect">
                        <a:avLst/>
                      </a:prstGeom>
                    </pic:spPr>
                  </pic:pic>
                </a:graphicData>
              </a:graphic>
            </wp:inline>
          </w:drawing>
        </w:r>
      </w:ins>
    </w:p>
    <w:p w14:paraId="686C6B4E" w14:textId="77777777" w:rsidR="00AF592A" w:rsidRPr="00F1362D" w:rsidRDefault="00AF592A" w:rsidP="00D97A46">
      <w:pPr>
        <w:rPr>
          <w:ins w:id="317" w:author="German Uritskiy" w:date="2018-12-19T08:47:00Z"/>
          <w:rFonts w:ascii="Times New Roman" w:hAnsi="Times New Roman" w:cs="Times New Roman"/>
        </w:rPr>
      </w:pPr>
    </w:p>
    <w:p w14:paraId="34CBF19D" w14:textId="77777777" w:rsidR="006E5D34" w:rsidRDefault="006E5D34" w:rsidP="00D97A46">
      <w:pPr>
        <w:rPr>
          <w:ins w:id="318" w:author="German Uritskiy" w:date="2018-12-19T08:47:00Z"/>
          <w:rFonts w:ascii="Times New Roman" w:hAnsi="Times New Roman" w:cs="Times New Roman"/>
        </w:rPr>
      </w:pPr>
    </w:p>
    <w:p w14:paraId="6EAC95F6" w14:textId="77777777" w:rsidR="00ED11F6" w:rsidRDefault="00ED11F6" w:rsidP="00D97A46">
      <w:pPr>
        <w:rPr>
          <w:ins w:id="319" w:author="German Uritskiy" w:date="2018-12-19T08:47:00Z"/>
          <w:rFonts w:ascii="Times New Roman" w:hAnsi="Times New Roman" w:cs="Times New Roman"/>
        </w:rPr>
      </w:pPr>
    </w:p>
    <w:p w14:paraId="6E01E22B" w14:textId="77777777" w:rsidR="00ED11F6" w:rsidRDefault="00ED11F6" w:rsidP="00D97A46">
      <w:pPr>
        <w:rPr>
          <w:ins w:id="320" w:author="German Uritskiy" w:date="2018-12-19T08:47:00Z"/>
          <w:rFonts w:ascii="Times New Roman" w:hAnsi="Times New Roman" w:cs="Times New Roman"/>
        </w:rPr>
      </w:pPr>
    </w:p>
    <w:p w14:paraId="594E89B9" w14:textId="77777777" w:rsidR="00ED11F6" w:rsidRDefault="00ED11F6" w:rsidP="00D97A46">
      <w:pPr>
        <w:rPr>
          <w:ins w:id="321" w:author="German Uritskiy" w:date="2018-12-19T08:47:00Z"/>
          <w:rFonts w:ascii="Times New Roman" w:hAnsi="Times New Roman" w:cs="Times New Roman"/>
        </w:rPr>
      </w:pPr>
    </w:p>
    <w:p w14:paraId="35067305" w14:textId="77777777" w:rsidR="00ED11F6" w:rsidRDefault="00ED11F6" w:rsidP="00D97A46">
      <w:pPr>
        <w:rPr>
          <w:ins w:id="322" w:author="German Uritskiy" w:date="2018-12-19T08:47:00Z"/>
          <w:rFonts w:ascii="Times New Roman" w:hAnsi="Times New Roman" w:cs="Times New Roman"/>
        </w:rPr>
      </w:pPr>
    </w:p>
    <w:p w14:paraId="53776779" w14:textId="77777777" w:rsidR="00ED11F6" w:rsidRDefault="00ED11F6" w:rsidP="00D97A46">
      <w:pPr>
        <w:rPr>
          <w:ins w:id="323" w:author="German Uritskiy" w:date="2018-12-19T08:47:00Z"/>
          <w:rFonts w:ascii="Times New Roman" w:hAnsi="Times New Roman" w:cs="Times New Roman"/>
        </w:rPr>
      </w:pPr>
    </w:p>
    <w:p w14:paraId="26C972F0" w14:textId="77777777" w:rsidR="00ED11F6" w:rsidRDefault="00ED11F6" w:rsidP="00D97A46">
      <w:pPr>
        <w:rPr>
          <w:ins w:id="324" w:author="German Uritskiy" w:date="2018-12-19T08:47:00Z"/>
          <w:rFonts w:ascii="Times New Roman" w:hAnsi="Times New Roman" w:cs="Times New Roman"/>
        </w:rPr>
      </w:pPr>
    </w:p>
    <w:p w14:paraId="194B1CD5" w14:textId="77777777" w:rsidR="00ED11F6" w:rsidRDefault="00ED11F6" w:rsidP="00D97A46">
      <w:pPr>
        <w:rPr>
          <w:ins w:id="325" w:author="German Uritskiy" w:date="2018-12-19T08:47:00Z"/>
          <w:rFonts w:ascii="Times New Roman" w:hAnsi="Times New Roman" w:cs="Times New Roman"/>
        </w:rPr>
      </w:pPr>
    </w:p>
    <w:p w14:paraId="719DE155" w14:textId="77777777" w:rsidR="00ED11F6" w:rsidRDefault="00ED11F6" w:rsidP="00D97A46">
      <w:pPr>
        <w:rPr>
          <w:rFonts w:ascii="Times New Roman" w:hAnsi="Times New Roman"/>
          <w:rPrChange w:id="326" w:author="German Uritskiy" w:date="2018-12-19T08:47:00Z">
            <w:rPr>
              <w:rFonts w:ascii="Times New Roman" w:hAnsi="Times New Roman"/>
              <w:i/>
            </w:rPr>
          </w:rPrChange>
        </w:rPr>
      </w:pPr>
    </w:p>
    <w:p w14:paraId="50DA5E6F" w14:textId="77777777" w:rsidR="00ED11F6" w:rsidRPr="006E5D34" w:rsidRDefault="00ED11F6" w:rsidP="00D97A46">
      <w:pPr>
        <w:rPr>
          <w:rFonts w:ascii="Times New Roman" w:hAnsi="Times New Roman" w:cs="Times New Roman"/>
        </w:rPr>
      </w:pPr>
    </w:p>
    <w:p w14:paraId="0F00F42C" w14:textId="15402B98" w:rsidR="006E5D34" w:rsidRPr="006E5D34" w:rsidRDefault="00A05AEF" w:rsidP="00D97A46">
      <w:pPr>
        <w:rPr>
          <w:rFonts w:ascii="Times New Roman" w:hAnsi="Times New Roman" w:cs="Times New Roman"/>
        </w:rPr>
      </w:pPr>
      <w:r>
        <w:rPr>
          <w:rFonts w:ascii="Times New Roman" w:hAnsi="Times New Roman" w:cs="Times New Roman"/>
        </w:rPr>
        <w:t xml:space="preserve">Table 1: Outline of benefits and drawbacks of individual and merged metagenomic assembly </w:t>
      </w:r>
    </w:p>
    <w:tbl>
      <w:tblPr>
        <w:tblStyle w:val="TableGrid"/>
        <w:tblW w:w="0" w:type="auto"/>
        <w:tblLook w:val="04A0" w:firstRow="1" w:lastRow="0" w:firstColumn="1" w:lastColumn="0" w:noHBand="0" w:noVBand="1"/>
      </w:tblPr>
      <w:tblGrid>
        <w:gridCol w:w="2785"/>
        <w:gridCol w:w="3150"/>
        <w:gridCol w:w="3415"/>
      </w:tblGrid>
      <w:tr w:rsidR="00145712" w:rsidRPr="00F1362D" w14:paraId="40C343EB" w14:textId="77777777" w:rsidTr="006E5D34">
        <w:tc>
          <w:tcPr>
            <w:tcW w:w="2785" w:type="dxa"/>
          </w:tcPr>
          <w:p w14:paraId="400ED46D" w14:textId="77777777" w:rsidR="00145712" w:rsidRPr="00F1362D" w:rsidRDefault="00145712" w:rsidP="00F1362D">
            <w:pPr>
              <w:rPr>
                <w:rFonts w:ascii="Times New Roman" w:hAnsi="Times New Roman" w:cs="Times New Roman"/>
              </w:rPr>
            </w:pPr>
          </w:p>
        </w:tc>
        <w:tc>
          <w:tcPr>
            <w:tcW w:w="3150" w:type="dxa"/>
          </w:tcPr>
          <w:p w14:paraId="13F829C6"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Individual assemblies</w:t>
            </w:r>
          </w:p>
        </w:tc>
        <w:tc>
          <w:tcPr>
            <w:tcW w:w="3415" w:type="dxa"/>
          </w:tcPr>
          <w:p w14:paraId="3267520B"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Co-assembly</w:t>
            </w:r>
          </w:p>
        </w:tc>
      </w:tr>
      <w:tr w:rsidR="00145712" w:rsidRPr="00F1362D" w14:paraId="3C963A42" w14:textId="77777777" w:rsidTr="006E5D34">
        <w:tc>
          <w:tcPr>
            <w:tcW w:w="2785" w:type="dxa"/>
          </w:tcPr>
          <w:p w14:paraId="1E1152A2"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Chimera potential</w:t>
            </w:r>
          </w:p>
        </w:tc>
        <w:tc>
          <w:tcPr>
            <w:tcW w:w="3150" w:type="dxa"/>
            <w:shd w:val="clear" w:color="auto" w:fill="92D050"/>
          </w:tcPr>
          <w:p w14:paraId="199BD68A"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Low</w:t>
            </w:r>
          </w:p>
        </w:tc>
        <w:tc>
          <w:tcPr>
            <w:tcW w:w="3415" w:type="dxa"/>
            <w:shd w:val="clear" w:color="auto" w:fill="FF7869"/>
          </w:tcPr>
          <w:p w14:paraId="0A821CC4"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Medium-High (depending on strain diversity)</w:t>
            </w:r>
          </w:p>
        </w:tc>
      </w:tr>
      <w:tr w:rsidR="00145712" w:rsidRPr="00F1362D" w14:paraId="7FE3D9FA" w14:textId="77777777" w:rsidTr="006E5D34">
        <w:tc>
          <w:tcPr>
            <w:tcW w:w="2785" w:type="dxa"/>
          </w:tcPr>
          <w:p w14:paraId="6A45D283"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Assembly accuracy</w:t>
            </w:r>
          </w:p>
        </w:tc>
        <w:tc>
          <w:tcPr>
            <w:tcW w:w="3150" w:type="dxa"/>
            <w:shd w:val="clear" w:color="auto" w:fill="92D050"/>
          </w:tcPr>
          <w:p w14:paraId="13A9D1F2"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Good (except highly heterogeneous taxa)</w:t>
            </w:r>
          </w:p>
        </w:tc>
        <w:tc>
          <w:tcPr>
            <w:tcW w:w="3415" w:type="dxa"/>
            <w:shd w:val="clear" w:color="auto" w:fill="FF7869"/>
          </w:tcPr>
          <w:p w14:paraId="74E7E908"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Medium-Poor (depending on strain diversity)</w:t>
            </w:r>
          </w:p>
        </w:tc>
      </w:tr>
      <w:tr w:rsidR="00145712" w:rsidRPr="00F1362D" w14:paraId="7AC673AB" w14:textId="77777777" w:rsidTr="006E5D34">
        <w:tc>
          <w:tcPr>
            <w:tcW w:w="2785" w:type="dxa"/>
          </w:tcPr>
          <w:p w14:paraId="632E589C"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Abundant taxa recovery</w:t>
            </w:r>
          </w:p>
        </w:tc>
        <w:tc>
          <w:tcPr>
            <w:tcW w:w="3150" w:type="dxa"/>
            <w:shd w:val="clear" w:color="auto" w:fill="92D050"/>
          </w:tcPr>
          <w:p w14:paraId="040A3E34"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Very good</w:t>
            </w:r>
          </w:p>
        </w:tc>
        <w:tc>
          <w:tcPr>
            <w:tcW w:w="3415" w:type="dxa"/>
            <w:shd w:val="clear" w:color="auto" w:fill="FF7869"/>
          </w:tcPr>
          <w:p w14:paraId="18010917"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Poor (for highly heterogeneous taxa)</w:t>
            </w:r>
          </w:p>
        </w:tc>
      </w:tr>
      <w:tr w:rsidR="00145712" w:rsidRPr="00F1362D" w14:paraId="7C907F48" w14:textId="77777777" w:rsidTr="006E5D34">
        <w:tc>
          <w:tcPr>
            <w:tcW w:w="2785" w:type="dxa"/>
          </w:tcPr>
          <w:p w14:paraId="2A506FCB"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Analysis costs (time and memory)</w:t>
            </w:r>
          </w:p>
        </w:tc>
        <w:tc>
          <w:tcPr>
            <w:tcW w:w="3150" w:type="dxa"/>
            <w:shd w:val="clear" w:color="auto" w:fill="92D050"/>
          </w:tcPr>
          <w:p w14:paraId="6ADD7E35"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Cheap</w:t>
            </w:r>
          </w:p>
        </w:tc>
        <w:tc>
          <w:tcPr>
            <w:tcW w:w="3415" w:type="dxa"/>
            <w:shd w:val="clear" w:color="auto" w:fill="FF7869"/>
          </w:tcPr>
          <w:p w14:paraId="4E3FB1B0"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Expensive (for assembly)</w:t>
            </w:r>
          </w:p>
        </w:tc>
      </w:tr>
      <w:tr w:rsidR="00145712" w:rsidRPr="00F1362D" w14:paraId="22A51B0C" w14:textId="77777777" w:rsidTr="006E5D34">
        <w:tc>
          <w:tcPr>
            <w:tcW w:w="2785" w:type="dxa"/>
          </w:tcPr>
          <w:p w14:paraId="4E6FDEE6"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Binning accuracy</w:t>
            </w:r>
          </w:p>
        </w:tc>
        <w:tc>
          <w:tcPr>
            <w:tcW w:w="3150" w:type="dxa"/>
            <w:shd w:val="clear" w:color="auto" w:fill="FFFF00"/>
          </w:tcPr>
          <w:p w14:paraId="34C6ED34"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Poor/Good (depends on number of samples)</w:t>
            </w:r>
          </w:p>
        </w:tc>
        <w:tc>
          <w:tcPr>
            <w:tcW w:w="3415" w:type="dxa"/>
            <w:shd w:val="clear" w:color="auto" w:fill="92D050"/>
          </w:tcPr>
          <w:p w14:paraId="4E86C0F3"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Good</w:t>
            </w:r>
          </w:p>
        </w:tc>
      </w:tr>
      <w:tr w:rsidR="00145712" w:rsidRPr="00F1362D" w14:paraId="1CB62C1B" w14:textId="77777777" w:rsidTr="006E5D34">
        <w:tc>
          <w:tcPr>
            <w:tcW w:w="2785" w:type="dxa"/>
          </w:tcPr>
          <w:p w14:paraId="330B5CFF"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Rare taxa recovery</w:t>
            </w:r>
          </w:p>
        </w:tc>
        <w:tc>
          <w:tcPr>
            <w:tcW w:w="3150" w:type="dxa"/>
            <w:shd w:val="clear" w:color="auto" w:fill="FF7869"/>
          </w:tcPr>
          <w:p w14:paraId="55FB80F8"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Poor (limited by coverage)</w:t>
            </w:r>
          </w:p>
        </w:tc>
        <w:tc>
          <w:tcPr>
            <w:tcW w:w="3415" w:type="dxa"/>
            <w:shd w:val="clear" w:color="auto" w:fill="92D050"/>
          </w:tcPr>
          <w:p w14:paraId="2C8F9E3C"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Good</w:t>
            </w:r>
          </w:p>
        </w:tc>
      </w:tr>
      <w:tr w:rsidR="00145712" w:rsidRPr="00F1362D" w14:paraId="22C4596E" w14:textId="77777777" w:rsidTr="006E5D34">
        <w:tc>
          <w:tcPr>
            <w:tcW w:w="2785" w:type="dxa"/>
          </w:tcPr>
          <w:p w14:paraId="13C6C627"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Sequencing cost per sample</w:t>
            </w:r>
          </w:p>
        </w:tc>
        <w:tc>
          <w:tcPr>
            <w:tcW w:w="3150" w:type="dxa"/>
            <w:shd w:val="clear" w:color="auto" w:fill="FF7869"/>
          </w:tcPr>
          <w:p w14:paraId="4BAC7E70"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Expensive</w:t>
            </w:r>
          </w:p>
        </w:tc>
        <w:tc>
          <w:tcPr>
            <w:tcW w:w="3415" w:type="dxa"/>
            <w:shd w:val="clear" w:color="auto" w:fill="92D050"/>
          </w:tcPr>
          <w:p w14:paraId="337B7856" w14:textId="77777777" w:rsidR="00145712" w:rsidRPr="00F1362D" w:rsidRDefault="00145712" w:rsidP="00F1362D">
            <w:pPr>
              <w:rPr>
                <w:rFonts w:ascii="Times New Roman" w:hAnsi="Times New Roman" w:cs="Times New Roman"/>
              </w:rPr>
            </w:pPr>
            <w:r w:rsidRPr="00F1362D">
              <w:rPr>
                <w:rFonts w:ascii="Times New Roman" w:hAnsi="Times New Roman" w:cs="Times New Roman"/>
              </w:rPr>
              <w:t>Very cheap</w:t>
            </w:r>
          </w:p>
        </w:tc>
      </w:tr>
    </w:tbl>
    <w:p w14:paraId="06083348" w14:textId="77777777" w:rsidR="00145712" w:rsidRPr="00F1362D" w:rsidRDefault="00145712" w:rsidP="00145712">
      <w:pPr>
        <w:tabs>
          <w:tab w:val="left" w:pos="2520"/>
        </w:tabs>
        <w:rPr>
          <w:rFonts w:ascii="Times New Roman" w:hAnsi="Times New Roman" w:cs="Times New Roman"/>
        </w:rPr>
      </w:pPr>
    </w:p>
    <w:p w14:paraId="7C218512" w14:textId="77777777" w:rsidR="00F1362D" w:rsidRPr="00F1362D" w:rsidRDefault="00F1362D">
      <w:pPr>
        <w:rPr>
          <w:rFonts w:ascii="Times New Roman" w:hAnsi="Times New Roman" w:cs="Times New Roman"/>
          <w:b/>
        </w:rPr>
      </w:pPr>
      <w:r w:rsidRPr="00F1362D">
        <w:rPr>
          <w:rFonts w:ascii="Times New Roman" w:hAnsi="Times New Roman" w:cs="Times New Roman"/>
          <w:b/>
        </w:rPr>
        <w:br w:type="page"/>
      </w:r>
    </w:p>
    <w:p w14:paraId="46162F3D" w14:textId="5D4A07FE" w:rsidR="00145712" w:rsidRPr="00F1362D" w:rsidRDefault="00F1362D" w:rsidP="0056543E">
      <w:pPr>
        <w:rPr>
          <w:rFonts w:ascii="Times New Roman" w:hAnsi="Times New Roman" w:cs="Times New Roman"/>
          <w:b/>
        </w:rPr>
      </w:pPr>
      <w:r w:rsidRPr="00F1362D">
        <w:rPr>
          <w:rFonts w:ascii="Times New Roman" w:hAnsi="Times New Roman" w:cs="Times New Roman"/>
          <w:b/>
        </w:rPr>
        <w:lastRenderedPageBreak/>
        <w:t>Bibliography</w:t>
      </w:r>
    </w:p>
    <w:p w14:paraId="209BF867" w14:textId="77777777" w:rsidR="00EC630F" w:rsidRDefault="00EC630F" w:rsidP="0056543E">
      <w:pPr>
        <w:rPr>
          <w:ins w:id="327" w:author="German Uritskiy" w:date="2018-12-19T08:47:00Z"/>
          <w:rFonts w:ascii="Times New Roman" w:hAnsi="Times New Roman" w:cs="Times New Roman"/>
        </w:rPr>
      </w:pPr>
    </w:p>
    <w:p w14:paraId="6B3D66A3" w14:textId="77777777" w:rsidR="00EC630F" w:rsidRDefault="00EC630F" w:rsidP="0056543E">
      <w:pPr>
        <w:rPr>
          <w:ins w:id="328" w:author="German Uritskiy" w:date="2018-12-19T08:47:00Z"/>
          <w:rFonts w:ascii="Times New Roman" w:hAnsi="Times New Roman" w:cs="Times New Roman"/>
        </w:rPr>
      </w:pPr>
    </w:p>
    <w:p w14:paraId="29795EB5" w14:textId="77777777" w:rsidR="003A225B" w:rsidRPr="003A225B" w:rsidRDefault="00EC630F" w:rsidP="003A225B">
      <w:pPr>
        <w:pStyle w:val="EndNoteBibliography"/>
        <w:ind w:left="720" w:hanging="720"/>
        <w:rPr>
          <w:noProof/>
        </w:rPr>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A225B" w:rsidRPr="003A225B">
        <w:rPr>
          <w:noProof/>
        </w:rPr>
        <w:t>1.</w:t>
      </w:r>
      <w:r w:rsidR="003A225B" w:rsidRPr="003A225B">
        <w:rPr>
          <w:noProof/>
        </w:rPr>
        <w:tab/>
        <w:t>E. B. Graham</w:t>
      </w:r>
      <w:r w:rsidR="003A225B" w:rsidRPr="003A225B">
        <w:rPr>
          <w:i/>
          <w:noProof/>
        </w:rPr>
        <w:t xml:space="preserve"> et al.</w:t>
      </w:r>
      <w:r w:rsidR="003A225B" w:rsidRPr="003A225B">
        <w:rPr>
          <w:noProof/>
        </w:rPr>
        <w:t xml:space="preserve">, Microbes as Engines of Ecosystem Function: When Does Community Structure Enhance Predictions of Ecosystem Processes? </w:t>
      </w:r>
      <w:r w:rsidR="003A225B" w:rsidRPr="003A225B">
        <w:rPr>
          <w:i/>
          <w:noProof/>
        </w:rPr>
        <w:t>Front Microbiol</w:t>
      </w:r>
      <w:r w:rsidR="003A225B" w:rsidRPr="003A225B">
        <w:rPr>
          <w:noProof/>
        </w:rPr>
        <w:t xml:space="preserve"> </w:t>
      </w:r>
      <w:r w:rsidR="003A225B" w:rsidRPr="003A225B">
        <w:rPr>
          <w:b/>
          <w:noProof/>
        </w:rPr>
        <w:t>7</w:t>
      </w:r>
      <w:r w:rsidR="003A225B" w:rsidRPr="003A225B">
        <w:rPr>
          <w:noProof/>
        </w:rPr>
        <w:t>, 214 (2016).</w:t>
      </w:r>
    </w:p>
    <w:p w14:paraId="3BD224B3" w14:textId="77777777" w:rsidR="003A225B" w:rsidRPr="003A225B" w:rsidRDefault="003A225B" w:rsidP="003A225B">
      <w:pPr>
        <w:pStyle w:val="EndNoteBibliography"/>
        <w:ind w:left="720" w:hanging="720"/>
        <w:rPr>
          <w:noProof/>
        </w:rPr>
      </w:pPr>
      <w:r w:rsidRPr="003A225B">
        <w:rPr>
          <w:noProof/>
        </w:rPr>
        <w:t>2.</w:t>
      </w:r>
      <w:r w:rsidRPr="003A225B">
        <w:rPr>
          <w:noProof/>
        </w:rPr>
        <w:tab/>
        <w:t xml:space="preserve">J. Kallmeyer, R. Pockalny, R. R. Adhikari, D. C. Smith, S. D'Hondt, Global distribution of microbial abundance and biomass in subseafloor sediment. </w:t>
      </w:r>
      <w:r w:rsidRPr="003A225B">
        <w:rPr>
          <w:i/>
          <w:noProof/>
        </w:rPr>
        <w:t>Proc Natl Acad Sci U S A</w:t>
      </w:r>
      <w:r w:rsidRPr="003A225B">
        <w:rPr>
          <w:noProof/>
        </w:rPr>
        <w:t xml:space="preserve"> </w:t>
      </w:r>
      <w:r w:rsidRPr="003A225B">
        <w:rPr>
          <w:b/>
          <w:noProof/>
        </w:rPr>
        <w:t>109</w:t>
      </w:r>
      <w:r w:rsidRPr="003A225B">
        <w:rPr>
          <w:noProof/>
        </w:rPr>
        <w:t>, 16213-16216 (2012).</w:t>
      </w:r>
    </w:p>
    <w:p w14:paraId="52CEEC0C" w14:textId="77777777" w:rsidR="003A225B" w:rsidRPr="003A225B" w:rsidRDefault="003A225B" w:rsidP="003A225B">
      <w:pPr>
        <w:pStyle w:val="EndNoteBibliography"/>
        <w:ind w:left="720" w:hanging="720"/>
        <w:rPr>
          <w:noProof/>
        </w:rPr>
      </w:pPr>
      <w:r w:rsidRPr="003A225B">
        <w:rPr>
          <w:noProof/>
        </w:rPr>
        <w:t>3.</w:t>
      </w:r>
      <w:r w:rsidRPr="003A225B">
        <w:rPr>
          <w:noProof/>
        </w:rPr>
        <w:tab/>
        <w:t xml:space="preserve">W. B. Whitman, D. C. Coleman, W. J. Wiebe, Prokaryotes: the unseen majority. </w:t>
      </w:r>
      <w:r w:rsidRPr="003A225B">
        <w:rPr>
          <w:i/>
          <w:noProof/>
        </w:rPr>
        <w:t>Proc Natl Acad Sci U S A</w:t>
      </w:r>
      <w:r w:rsidRPr="003A225B">
        <w:rPr>
          <w:noProof/>
        </w:rPr>
        <w:t xml:space="preserve"> </w:t>
      </w:r>
      <w:r w:rsidRPr="003A225B">
        <w:rPr>
          <w:b/>
          <w:noProof/>
        </w:rPr>
        <w:t>95</w:t>
      </w:r>
      <w:r w:rsidRPr="003A225B">
        <w:rPr>
          <w:noProof/>
        </w:rPr>
        <w:t>, 6578-6583 (1998).</w:t>
      </w:r>
    </w:p>
    <w:p w14:paraId="6F73BFF2" w14:textId="77777777" w:rsidR="003A225B" w:rsidRPr="003A225B" w:rsidRDefault="003A225B" w:rsidP="003A225B">
      <w:pPr>
        <w:pStyle w:val="EndNoteBibliography"/>
        <w:ind w:left="720" w:hanging="720"/>
        <w:rPr>
          <w:noProof/>
        </w:rPr>
      </w:pPr>
      <w:r w:rsidRPr="003A225B">
        <w:rPr>
          <w:noProof/>
        </w:rPr>
        <w:t>4.</w:t>
      </w:r>
      <w:r w:rsidRPr="003A225B">
        <w:rPr>
          <w:noProof/>
        </w:rPr>
        <w:tab/>
        <w:t>A. Gibtan</w:t>
      </w:r>
      <w:r w:rsidRPr="003A225B">
        <w:rPr>
          <w:i/>
          <w:noProof/>
        </w:rPr>
        <w:t xml:space="preserve"> et al.</w:t>
      </w:r>
      <w:r w:rsidRPr="003A225B">
        <w:rPr>
          <w:noProof/>
        </w:rPr>
        <w:t xml:space="preserve">, Diversity of Extremely Halophilic Archaeal and Bacterial Communities from Commercial Salts. </w:t>
      </w:r>
      <w:r w:rsidRPr="003A225B">
        <w:rPr>
          <w:i/>
          <w:noProof/>
        </w:rPr>
        <w:t>Front Microbiol</w:t>
      </w:r>
      <w:r w:rsidRPr="003A225B">
        <w:rPr>
          <w:noProof/>
        </w:rPr>
        <w:t xml:space="preserve"> </w:t>
      </w:r>
      <w:r w:rsidRPr="003A225B">
        <w:rPr>
          <w:b/>
          <w:noProof/>
        </w:rPr>
        <w:t>8</w:t>
      </w:r>
      <w:r w:rsidRPr="003A225B">
        <w:rPr>
          <w:noProof/>
        </w:rPr>
        <w:t>, 799 (2017).</w:t>
      </w:r>
    </w:p>
    <w:p w14:paraId="6D12504B" w14:textId="77777777" w:rsidR="003A225B" w:rsidRPr="003A225B" w:rsidRDefault="003A225B" w:rsidP="003A225B">
      <w:pPr>
        <w:pStyle w:val="EndNoteBibliography"/>
        <w:ind w:left="720" w:hanging="720"/>
        <w:rPr>
          <w:noProof/>
        </w:rPr>
      </w:pPr>
      <w:r w:rsidRPr="003A225B">
        <w:rPr>
          <w:noProof/>
        </w:rPr>
        <w:t>5.</w:t>
      </w:r>
      <w:r w:rsidRPr="003A225B">
        <w:rPr>
          <w:noProof/>
        </w:rPr>
        <w:tab/>
        <w:t xml:space="preserve">A. Oren, Halophilic archaea on Earth and in space: growth and survival under extreme conditions. </w:t>
      </w:r>
      <w:r w:rsidRPr="003A225B">
        <w:rPr>
          <w:i/>
          <w:noProof/>
        </w:rPr>
        <w:t>Philos Trans A Math Phys Eng Sci</w:t>
      </w:r>
      <w:r w:rsidRPr="003A225B">
        <w:rPr>
          <w:noProof/>
        </w:rPr>
        <w:t xml:space="preserve"> </w:t>
      </w:r>
      <w:r w:rsidRPr="003A225B">
        <w:rPr>
          <w:b/>
          <w:noProof/>
        </w:rPr>
        <w:t>372</w:t>
      </w:r>
      <w:r w:rsidRPr="003A225B">
        <w:rPr>
          <w:noProof/>
        </w:rPr>
        <w:t>,  (2014).</w:t>
      </w:r>
    </w:p>
    <w:p w14:paraId="643748DA" w14:textId="77777777" w:rsidR="003A225B" w:rsidRPr="003A225B" w:rsidRDefault="003A225B" w:rsidP="003A225B">
      <w:pPr>
        <w:pStyle w:val="EndNoteBibliography"/>
        <w:ind w:left="720" w:hanging="720"/>
        <w:rPr>
          <w:noProof/>
        </w:rPr>
      </w:pPr>
      <w:r w:rsidRPr="003A225B">
        <w:rPr>
          <w:noProof/>
        </w:rPr>
        <w:t>6.</w:t>
      </w:r>
      <w:r w:rsidRPr="003A225B">
        <w:rPr>
          <w:noProof/>
        </w:rPr>
        <w:tab/>
        <w:t xml:space="preserve">Y. Ma, E. A. Galinski, W. D. Grant, A. Oren, A. Ventosa, Halophiles 2010: life in saline environments. </w:t>
      </w:r>
      <w:r w:rsidRPr="003A225B">
        <w:rPr>
          <w:i/>
          <w:noProof/>
        </w:rPr>
        <w:t>Appl Environ Microbiol</w:t>
      </w:r>
      <w:r w:rsidRPr="003A225B">
        <w:rPr>
          <w:noProof/>
        </w:rPr>
        <w:t xml:space="preserve"> </w:t>
      </w:r>
      <w:r w:rsidRPr="003A225B">
        <w:rPr>
          <w:b/>
          <w:noProof/>
        </w:rPr>
        <w:t>76</w:t>
      </w:r>
      <w:r w:rsidRPr="003A225B">
        <w:rPr>
          <w:noProof/>
        </w:rPr>
        <w:t>, 6971-6981 (2010).</w:t>
      </w:r>
    </w:p>
    <w:p w14:paraId="76AF6408" w14:textId="77777777" w:rsidR="003A225B" w:rsidRPr="003A225B" w:rsidRDefault="003A225B" w:rsidP="003A225B">
      <w:pPr>
        <w:pStyle w:val="EndNoteBibliography"/>
        <w:ind w:left="720" w:hanging="720"/>
        <w:rPr>
          <w:noProof/>
        </w:rPr>
      </w:pPr>
      <w:r w:rsidRPr="003A225B">
        <w:rPr>
          <w:noProof/>
        </w:rPr>
        <w:t>7.</w:t>
      </w:r>
      <w:r w:rsidRPr="003A225B">
        <w:rPr>
          <w:noProof/>
        </w:rPr>
        <w:tab/>
        <w:t xml:space="preserve">B. Vera-Gargallo, A. Ventosa, Metagenomic Insights into the Phylogenetic and Metabolic Diversity of the Prokaryotic Community Dwelling in Hypersaline Soils from the Odiel Saltmarshes (SW Spain). </w:t>
      </w:r>
      <w:r w:rsidRPr="003A225B">
        <w:rPr>
          <w:i/>
          <w:noProof/>
        </w:rPr>
        <w:t>Genes (Basel)</w:t>
      </w:r>
      <w:r w:rsidRPr="003A225B">
        <w:rPr>
          <w:noProof/>
        </w:rPr>
        <w:t xml:space="preserve"> </w:t>
      </w:r>
      <w:r w:rsidRPr="003A225B">
        <w:rPr>
          <w:b/>
          <w:noProof/>
        </w:rPr>
        <w:t>9</w:t>
      </w:r>
      <w:r w:rsidRPr="003A225B">
        <w:rPr>
          <w:noProof/>
        </w:rPr>
        <w:t>,  (2018).</w:t>
      </w:r>
    </w:p>
    <w:p w14:paraId="7912290B" w14:textId="77777777" w:rsidR="003A225B" w:rsidRPr="003A225B" w:rsidRDefault="003A225B" w:rsidP="003A225B">
      <w:pPr>
        <w:pStyle w:val="EndNoteBibliography"/>
        <w:ind w:left="720" w:hanging="720"/>
        <w:rPr>
          <w:noProof/>
        </w:rPr>
      </w:pPr>
      <w:r w:rsidRPr="003A225B">
        <w:rPr>
          <w:noProof/>
        </w:rPr>
        <w:t>8.</w:t>
      </w:r>
      <w:r w:rsidRPr="003A225B">
        <w:rPr>
          <w:noProof/>
        </w:rPr>
        <w:tab/>
        <w:t xml:space="preserve">O. Henriet, J. Fourmentin, B. Delince, J. Mahillon, Exploring the diversity of extremely halophilic archaea in food-grade salts. </w:t>
      </w:r>
      <w:r w:rsidRPr="003A225B">
        <w:rPr>
          <w:i/>
          <w:noProof/>
        </w:rPr>
        <w:t>Int J Food Microbiol</w:t>
      </w:r>
      <w:r w:rsidRPr="003A225B">
        <w:rPr>
          <w:noProof/>
        </w:rPr>
        <w:t xml:space="preserve"> </w:t>
      </w:r>
      <w:r w:rsidRPr="003A225B">
        <w:rPr>
          <w:b/>
          <w:noProof/>
        </w:rPr>
        <w:t>191</w:t>
      </w:r>
      <w:r w:rsidRPr="003A225B">
        <w:rPr>
          <w:noProof/>
        </w:rPr>
        <w:t>, 36-44 (2014).</w:t>
      </w:r>
    </w:p>
    <w:p w14:paraId="28F9C7A4" w14:textId="77777777" w:rsidR="003A225B" w:rsidRPr="003A225B" w:rsidRDefault="003A225B" w:rsidP="003A225B">
      <w:pPr>
        <w:pStyle w:val="EndNoteBibliography"/>
        <w:ind w:left="720" w:hanging="720"/>
        <w:rPr>
          <w:noProof/>
        </w:rPr>
      </w:pPr>
      <w:r w:rsidRPr="003A225B">
        <w:rPr>
          <w:noProof/>
        </w:rPr>
        <w:t>9.</w:t>
      </w:r>
      <w:r w:rsidRPr="003A225B">
        <w:rPr>
          <w:noProof/>
        </w:rPr>
        <w:tab/>
        <w:t xml:space="preserve">E. H. Seck, J. C. Dufour, D. Raoult, J. C. Lagier, Halophilic &amp; halotolerant prokaryotes in humans. </w:t>
      </w:r>
      <w:r w:rsidRPr="003A225B">
        <w:rPr>
          <w:i/>
          <w:noProof/>
        </w:rPr>
        <w:t>Future Microbiol</w:t>
      </w:r>
      <w:r w:rsidRPr="003A225B">
        <w:rPr>
          <w:noProof/>
        </w:rPr>
        <w:t xml:space="preserve"> </w:t>
      </w:r>
      <w:r w:rsidRPr="003A225B">
        <w:rPr>
          <w:b/>
          <w:noProof/>
        </w:rPr>
        <w:t>13</w:t>
      </w:r>
      <w:r w:rsidRPr="003A225B">
        <w:rPr>
          <w:noProof/>
        </w:rPr>
        <w:t>, 799-812 (2018).</w:t>
      </w:r>
    </w:p>
    <w:p w14:paraId="64095223" w14:textId="77777777" w:rsidR="003A225B" w:rsidRPr="003A225B" w:rsidRDefault="003A225B" w:rsidP="003A225B">
      <w:pPr>
        <w:pStyle w:val="EndNoteBibliography"/>
        <w:ind w:left="720" w:hanging="720"/>
        <w:rPr>
          <w:noProof/>
        </w:rPr>
      </w:pPr>
      <w:r w:rsidRPr="003A225B">
        <w:rPr>
          <w:noProof/>
        </w:rPr>
        <w:t>10.</w:t>
      </w:r>
      <w:r w:rsidRPr="003A225B">
        <w:rPr>
          <w:noProof/>
        </w:rPr>
        <w:tab/>
        <w:t>C. Rinke</w:t>
      </w:r>
      <w:r w:rsidRPr="003A225B">
        <w:rPr>
          <w:i/>
          <w:noProof/>
        </w:rPr>
        <w:t xml:space="preserve"> et al.</w:t>
      </w:r>
      <w:r w:rsidRPr="003A225B">
        <w:rPr>
          <w:noProof/>
        </w:rPr>
        <w:t xml:space="preserve">, Insights into the phylogeny and coding potential of microbial dark matter. </w:t>
      </w:r>
      <w:r w:rsidRPr="003A225B">
        <w:rPr>
          <w:i/>
          <w:noProof/>
        </w:rPr>
        <w:t>Nature</w:t>
      </w:r>
      <w:r w:rsidRPr="003A225B">
        <w:rPr>
          <w:noProof/>
        </w:rPr>
        <w:t xml:space="preserve"> </w:t>
      </w:r>
      <w:r w:rsidRPr="003A225B">
        <w:rPr>
          <w:b/>
          <w:noProof/>
        </w:rPr>
        <w:t>499</w:t>
      </w:r>
      <w:r w:rsidRPr="003A225B">
        <w:rPr>
          <w:noProof/>
        </w:rPr>
        <w:t>, 431-437 (2013).</w:t>
      </w:r>
    </w:p>
    <w:p w14:paraId="6C542AA9" w14:textId="77777777" w:rsidR="003A225B" w:rsidRPr="003A225B" w:rsidRDefault="003A225B" w:rsidP="003A225B">
      <w:pPr>
        <w:pStyle w:val="EndNoteBibliography"/>
        <w:ind w:left="720" w:hanging="720"/>
        <w:rPr>
          <w:noProof/>
        </w:rPr>
      </w:pPr>
      <w:r w:rsidRPr="003A225B">
        <w:rPr>
          <w:noProof/>
        </w:rPr>
        <w:t>11.</w:t>
      </w:r>
      <w:r w:rsidRPr="003A225B">
        <w:rPr>
          <w:noProof/>
        </w:rPr>
        <w:tab/>
        <w:t xml:space="preserve">B. P. Hedlund, J. A. Dodsworth, S. K. Murugapiran, C. Rinke, T. Woyke, Impact of single-cell genomics and metagenomics on the emerging view of extremophile "microbial dark matter". </w:t>
      </w:r>
      <w:r w:rsidRPr="003A225B">
        <w:rPr>
          <w:i/>
          <w:noProof/>
        </w:rPr>
        <w:t>Extremophiles</w:t>
      </w:r>
      <w:r w:rsidRPr="003A225B">
        <w:rPr>
          <w:noProof/>
        </w:rPr>
        <w:t xml:space="preserve"> </w:t>
      </w:r>
      <w:r w:rsidRPr="003A225B">
        <w:rPr>
          <w:b/>
          <w:noProof/>
        </w:rPr>
        <w:t>18</w:t>
      </w:r>
      <w:r w:rsidRPr="003A225B">
        <w:rPr>
          <w:noProof/>
        </w:rPr>
        <w:t>, 865-875 (2014).</w:t>
      </w:r>
    </w:p>
    <w:p w14:paraId="2E340F05" w14:textId="77777777" w:rsidR="003A225B" w:rsidRPr="003A225B" w:rsidRDefault="003A225B" w:rsidP="003A225B">
      <w:pPr>
        <w:pStyle w:val="EndNoteBibliography"/>
        <w:ind w:left="720" w:hanging="720"/>
        <w:rPr>
          <w:noProof/>
        </w:rPr>
      </w:pPr>
      <w:r w:rsidRPr="003A225B">
        <w:rPr>
          <w:noProof/>
        </w:rPr>
        <w:t>12.</w:t>
      </w:r>
      <w:r w:rsidRPr="003A225B">
        <w:rPr>
          <w:noProof/>
        </w:rPr>
        <w:tab/>
        <w:t xml:space="preserve">R. Ranjan, A. Rani, A. Metwally, H. S. McGee, D. L. Perkins, Analysis of the microbiome: Advantages of whole genome shotgun versus 16S amplicon sequencing. </w:t>
      </w:r>
      <w:r w:rsidRPr="003A225B">
        <w:rPr>
          <w:i/>
          <w:noProof/>
        </w:rPr>
        <w:t>Biochem Biophys Res Commun</w:t>
      </w:r>
      <w:r w:rsidRPr="003A225B">
        <w:rPr>
          <w:noProof/>
        </w:rPr>
        <w:t xml:space="preserve"> </w:t>
      </w:r>
      <w:r w:rsidRPr="003A225B">
        <w:rPr>
          <w:b/>
          <w:noProof/>
        </w:rPr>
        <w:t>469</w:t>
      </w:r>
      <w:r w:rsidRPr="003A225B">
        <w:rPr>
          <w:noProof/>
        </w:rPr>
        <w:t>, 967-977 (2016).</w:t>
      </w:r>
    </w:p>
    <w:p w14:paraId="7A83F934" w14:textId="77777777" w:rsidR="003A225B" w:rsidRPr="003A225B" w:rsidRDefault="003A225B" w:rsidP="003A225B">
      <w:pPr>
        <w:pStyle w:val="EndNoteBibliography"/>
        <w:ind w:left="720" w:hanging="720"/>
        <w:rPr>
          <w:noProof/>
        </w:rPr>
      </w:pPr>
      <w:r w:rsidRPr="003A225B">
        <w:rPr>
          <w:noProof/>
        </w:rPr>
        <w:t>13.</w:t>
      </w:r>
      <w:r w:rsidRPr="003A225B">
        <w:rPr>
          <w:noProof/>
        </w:rPr>
        <w:tab/>
        <w:t>M. Tessler</w:t>
      </w:r>
      <w:r w:rsidRPr="003A225B">
        <w:rPr>
          <w:i/>
          <w:noProof/>
        </w:rPr>
        <w:t xml:space="preserve"> et al.</w:t>
      </w:r>
      <w:r w:rsidRPr="003A225B">
        <w:rPr>
          <w:noProof/>
        </w:rPr>
        <w:t xml:space="preserve">, Large-scale differences in microbial biodiversity discovery between 16S amplicon and shotgun sequencing. </w:t>
      </w:r>
      <w:r w:rsidRPr="003A225B">
        <w:rPr>
          <w:i/>
          <w:noProof/>
        </w:rPr>
        <w:t>Sci Rep</w:t>
      </w:r>
      <w:r w:rsidRPr="003A225B">
        <w:rPr>
          <w:noProof/>
        </w:rPr>
        <w:t xml:space="preserve"> </w:t>
      </w:r>
      <w:r w:rsidRPr="003A225B">
        <w:rPr>
          <w:b/>
          <w:noProof/>
        </w:rPr>
        <w:t>7</w:t>
      </w:r>
      <w:r w:rsidRPr="003A225B">
        <w:rPr>
          <w:noProof/>
        </w:rPr>
        <w:t>, 6589 (2017).</w:t>
      </w:r>
    </w:p>
    <w:p w14:paraId="106418DD" w14:textId="77777777" w:rsidR="003A225B" w:rsidRPr="003A225B" w:rsidRDefault="003A225B" w:rsidP="003A225B">
      <w:pPr>
        <w:pStyle w:val="EndNoteBibliography"/>
        <w:ind w:left="720" w:hanging="720"/>
        <w:rPr>
          <w:noProof/>
        </w:rPr>
      </w:pPr>
      <w:r w:rsidRPr="003A225B">
        <w:rPr>
          <w:noProof/>
        </w:rPr>
        <w:t>14.</w:t>
      </w:r>
      <w:r w:rsidRPr="003A225B">
        <w:rPr>
          <w:noProof/>
        </w:rPr>
        <w:tab/>
        <w:t xml:space="preserve">C. Quince, A. W. Walker, J. T. Simpson, N. J. Loman, N. Segata, Corrigendum: Shotgun metagenomics, from sampling to analysis. </w:t>
      </w:r>
      <w:r w:rsidRPr="003A225B">
        <w:rPr>
          <w:i/>
          <w:noProof/>
        </w:rPr>
        <w:t>Nat Biotechnol</w:t>
      </w:r>
      <w:r w:rsidRPr="003A225B">
        <w:rPr>
          <w:noProof/>
        </w:rPr>
        <w:t xml:space="preserve"> </w:t>
      </w:r>
      <w:r w:rsidRPr="003A225B">
        <w:rPr>
          <w:b/>
          <w:noProof/>
        </w:rPr>
        <w:t>35</w:t>
      </w:r>
      <w:r w:rsidRPr="003A225B">
        <w:rPr>
          <w:noProof/>
        </w:rPr>
        <w:t>, 1211 (2017).</w:t>
      </w:r>
    </w:p>
    <w:p w14:paraId="76F82EEB" w14:textId="77777777" w:rsidR="003A225B" w:rsidRPr="003A225B" w:rsidRDefault="003A225B" w:rsidP="003A225B">
      <w:pPr>
        <w:pStyle w:val="EndNoteBibliography"/>
        <w:ind w:left="720" w:hanging="720"/>
        <w:rPr>
          <w:noProof/>
        </w:rPr>
      </w:pPr>
      <w:r w:rsidRPr="003A225B">
        <w:rPr>
          <w:noProof/>
        </w:rPr>
        <w:t>15.</w:t>
      </w:r>
      <w:r w:rsidRPr="003A225B">
        <w:rPr>
          <w:noProof/>
        </w:rPr>
        <w:tab/>
        <w:t xml:space="preserve">A. Howe, P. S. Chain, Challenges and opportunities in understanding microbial communities with metagenome assembly (accompanied by IPython Notebook tutorial). </w:t>
      </w:r>
      <w:r w:rsidRPr="003A225B">
        <w:rPr>
          <w:i/>
          <w:noProof/>
        </w:rPr>
        <w:t>Front Microbiol</w:t>
      </w:r>
      <w:r w:rsidRPr="003A225B">
        <w:rPr>
          <w:noProof/>
        </w:rPr>
        <w:t xml:space="preserve"> </w:t>
      </w:r>
      <w:r w:rsidRPr="003A225B">
        <w:rPr>
          <w:b/>
          <w:noProof/>
        </w:rPr>
        <w:t>6</w:t>
      </w:r>
      <w:r w:rsidRPr="003A225B">
        <w:rPr>
          <w:noProof/>
        </w:rPr>
        <w:t>, 678 (2015).</w:t>
      </w:r>
    </w:p>
    <w:p w14:paraId="032FF08A" w14:textId="77777777" w:rsidR="003A225B" w:rsidRPr="003A225B" w:rsidRDefault="003A225B" w:rsidP="003A225B">
      <w:pPr>
        <w:pStyle w:val="EndNoteBibliography"/>
        <w:ind w:left="720" w:hanging="720"/>
        <w:rPr>
          <w:noProof/>
        </w:rPr>
      </w:pPr>
      <w:r w:rsidRPr="003A225B">
        <w:rPr>
          <w:noProof/>
        </w:rPr>
        <w:t>16.</w:t>
      </w:r>
      <w:r w:rsidRPr="003A225B">
        <w:rPr>
          <w:noProof/>
        </w:rPr>
        <w:tab/>
        <w:t xml:space="preserve">J. S. Ghurye, V. Cepeda-Espinoza, M. Pop, Metagenomic Assembly: Overview, Challenges and Applications. </w:t>
      </w:r>
      <w:r w:rsidRPr="003A225B">
        <w:rPr>
          <w:i/>
          <w:noProof/>
        </w:rPr>
        <w:t>Yale J Biol Med</w:t>
      </w:r>
      <w:r w:rsidRPr="003A225B">
        <w:rPr>
          <w:noProof/>
        </w:rPr>
        <w:t xml:space="preserve"> </w:t>
      </w:r>
      <w:r w:rsidRPr="003A225B">
        <w:rPr>
          <w:b/>
          <w:noProof/>
        </w:rPr>
        <w:t>89</w:t>
      </w:r>
      <w:r w:rsidRPr="003A225B">
        <w:rPr>
          <w:noProof/>
        </w:rPr>
        <w:t>, 353-362 (2016).</w:t>
      </w:r>
    </w:p>
    <w:p w14:paraId="60A31227" w14:textId="77777777" w:rsidR="003A225B" w:rsidRPr="003A225B" w:rsidRDefault="003A225B" w:rsidP="003A225B">
      <w:pPr>
        <w:pStyle w:val="EndNoteBibliography"/>
        <w:ind w:left="720" w:hanging="720"/>
        <w:rPr>
          <w:noProof/>
        </w:rPr>
      </w:pPr>
      <w:r w:rsidRPr="003A225B">
        <w:rPr>
          <w:noProof/>
        </w:rPr>
        <w:t>17.</w:t>
      </w:r>
      <w:r w:rsidRPr="003A225B">
        <w:rPr>
          <w:noProof/>
        </w:rPr>
        <w:tab/>
        <w:t xml:space="preserve">M. Pop, Genome assembly reborn: recent computational challenges. </w:t>
      </w:r>
      <w:r w:rsidRPr="003A225B">
        <w:rPr>
          <w:i/>
          <w:noProof/>
        </w:rPr>
        <w:t>Brief Bioinform</w:t>
      </w:r>
      <w:r w:rsidRPr="003A225B">
        <w:rPr>
          <w:noProof/>
        </w:rPr>
        <w:t xml:space="preserve"> </w:t>
      </w:r>
      <w:r w:rsidRPr="003A225B">
        <w:rPr>
          <w:b/>
          <w:noProof/>
        </w:rPr>
        <w:t>10</w:t>
      </w:r>
      <w:r w:rsidRPr="003A225B">
        <w:rPr>
          <w:noProof/>
        </w:rPr>
        <w:t>, 354-366 (2009).</w:t>
      </w:r>
    </w:p>
    <w:p w14:paraId="0082BF35" w14:textId="77777777" w:rsidR="003A225B" w:rsidRPr="003A225B" w:rsidRDefault="003A225B" w:rsidP="003A225B">
      <w:pPr>
        <w:pStyle w:val="EndNoteBibliography"/>
        <w:ind w:left="720" w:hanging="720"/>
        <w:rPr>
          <w:noProof/>
        </w:rPr>
      </w:pPr>
      <w:r w:rsidRPr="003A225B">
        <w:rPr>
          <w:noProof/>
        </w:rPr>
        <w:lastRenderedPageBreak/>
        <w:t>18.</w:t>
      </w:r>
      <w:r w:rsidRPr="003A225B">
        <w:rPr>
          <w:noProof/>
        </w:rPr>
        <w:tab/>
        <w:t>N. D. Olson</w:t>
      </w:r>
      <w:r w:rsidRPr="003A225B">
        <w:rPr>
          <w:i/>
          <w:noProof/>
        </w:rPr>
        <w:t xml:space="preserve"> et al.</w:t>
      </w:r>
      <w:r w:rsidRPr="003A225B">
        <w:rPr>
          <w:noProof/>
        </w:rPr>
        <w:t xml:space="preserve">, Metagenomic assembly through the lens of validation: recent advances in assessing and improving the quality of genomes assembled from metagenomes. </w:t>
      </w:r>
      <w:r w:rsidRPr="003A225B">
        <w:rPr>
          <w:i/>
          <w:noProof/>
        </w:rPr>
        <w:t>Brief Bioinform</w:t>
      </w:r>
      <w:r w:rsidRPr="003A225B">
        <w:rPr>
          <w:noProof/>
        </w:rPr>
        <w:t>,  (2017).</w:t>
      </w:r>
    </w:p>
    <w:p w14:paraId="3AE62B3B" w14:textId="77777777" w:rsidR="003A225B" w:rsidRPr="003A225B" w:rsidRDefault="003A225B" w:rsidP="003A225B">
      <w:pPr>
        <w:pStyle w:val="EndNoteBibliography"/>
        <w:ind w:left="720" w:hanging="720"/>
        <w:rPr>
          <w:noProof/>
        </w:rPr>
      </w:pPr>
      <w:r w:rsidRPr="003A225B">
        <w:rPr>
          <w:noProof/>
        </w:rPr>
        <w:t>19.</w:t>
      </w:r>
      <w:r w:rsidRPr="003A225B">
        <w:rPr>
          <w:noProof/>
        </w:rPr>
        <w:tab/>
        <w:t xml:space="preserve">K. Sedlar, K. Kupkova, I. Provaznik, Bioinformatics strategies for taxonomy independent binning and visualization of sequences in shotgun metagenomics. </w:t>
      </w:r>
      <w:r w:rsidRPr="003A225B">
        <w:rPr>
          <w:i/>
          <w:noProof/>
        </w:rPr>
        <w:t>Comput Struct Biotechnol J</w:t>
      </w:r>
      <w:r w:rsidRPr="003A225B">
        <w:rPr>
          <w:noProof/>
        </w:rPr>
        <w:t xml:space="preserve"> </w:t>
      </w:r>
      <w:r w:rsidRPr="003A225B">
        <w:rPr>
          <w:b/>
          <w:noProof/>
        </w:rPr>
        <w:t>15</w:t>
      </w:r>
      <w:r w:rsidRPr="003A225B">
        <w:rPr>
          <w:noProof/>
        </w:rPr>
        <w:t>, 48-55 (2017).</w:t>
      </w:r>
    </w:p>
    <w:p w14:paraId="045CDB68" w14:textId="77777777" w:rsidR="003A225B" w:rsidRPr="003A225B" w:rsidRDefault="003A225B" w:rsidP="003A225B">
      <w:pPr>
        <w:pStyle w:val="EndNoteBibliography"/>
        <w:ind w:left="720" w:hanging="720"/>
        <w:rPr>
          <w:noProof/>
        </w:rPr>
      </w:pPr>
      <w:r w:rsidRPr="003A225B">
        <w:rPr>
          <w:noProof/>
        </w:rPr>
        <w:t>20.</w:t>
      </w:r>
      <w:r w:rsidRPr="003A225B">
        <w:rPr>
          <w:noProof/>
        </w:rPr>
        <w:tab/>
        <w:t xml:space="preserve">G. V. Uritskiy, J. DiRuggiero, J. Taylor, MetaWRAP - a flexible pipeline for genome-resolved metagenomic data analysis. </w:t>
      </w:r>
      <w:r w:rsidRPr="003A225B">
        <w:rPr>
          <w:i/>
          <w:noProof/>
        </w:rPr>
        <w:t>bioRxiv</w:t>
      </w:r>
      <w:r w:rsidRPr="003A225B">
        <w:rPr>
          <w:noProof/>
        </w:rPr>
        <w:t>,  (2018).</w:t>
      </w:r>
    </w:p>
    <w:p w14:paraId="06B8EE6E" w14:textId="77777777" w:rsidR="003A225B" w:rsidRPr="003A225B" w:rsidRDefault="003A225B" w:rsidP="003A225B">
      <w:pPr>
        <w:pStyle w:val="EndNoteBibliography"/>
        <w:ind w:left="720" w:hanging="720"/>
        <w:rPr>
          <w:noProof/>
        </w:rPr>
      </w:pPr>
      <w:r w:rsidRPr="003A225B">
        <w:rPr>
          <w:noProof/>
        </w:rPr>
        <w:t>21.</w:t>
      </w:r>
      <w:r w:rsidRPr="003A225B">
        <w:rPr>
          <w:noProof/>
        </w:rPr>
        <w:tab/>
        <w:t xml:space="preserve">B. J. Tully, E. D. Graham, J. F. Heidelberg, The reconstruction of 2,631 draft metagenome-assembled genomes from the global oceans. </w:t>
      </w:r>
      <w:r w:rsidRPr="003A225B">
        <w:rPr>
          <w:i/>
          <w:noProof/>
        </w:rPr>
        <w:t>Sci Data</w:t>
      </w:r>
      <w:r w:rsidRPr="003A225B">
        <w:rPr>
          <w:noProof/>
        </w:rPr>
        <w:t xml:space="preserve"> </w:t>
      </w:r>
      <w:r w:rsidRPr="003A225B">
        <w:rPr>
          <w:b/>
          <w:noProof/>
        </w:rPr>
        <w:t>5</w:t>
      </w:r>
      <w:r w:rsidRPr="003A225B">
        <w:rPr>
          <w:noProof/>
        </w:rPr>
        <w:t>, 170203 (2018).</w:t>
      </w:r>
    </w:p>
    <w:p w14:paraId="0A2B5E85" w14:textId="77777777" w:rsidR="003A225B" w:rsidRPr="003A225B" w:rsidRDefault="003A225B" w:rsidP="003A225B">
      <w:pPr>
        <w:pStyle w:val="EndNoteBibliography"/>
        <w:ind w:left="720" w:hanging="720"/>
        <w:rPr>
          <w:noProof/>
        </w:rPr>
      </w:pPr>
      <w:r w:rsidRPr="003A225B">
        <w:rPr>
          <w:noProof/>
        </w:rPr>
        <w:t>22.</w:t>
      </w:r>
      <w:r w:rsidRPr="003A225B">
        <w:rPr>
          <w:noProof/>
        </w:rPr>
        <w:tab/>
        <w:t xml:space="preserve">N. Sangwan, F. Xia, J. A. Gilbert, Recovering complete and draft population genomes from metagenome datasets. </w:t>
      </w:r>
      <w:r w:rsidRPr="003A225B">
        <w:rPr>
          <w:i/>
          <w:noProof/>
        </w:rPr>
        <w:t>Microbiome</w:t>
      </w:r>
      <w:r w:rsidRPr="003A225B">
        <w:rPr>
          <w:noProof/>
        </w:rPr>
        <w:t xml:space="preserve"> </w:t>
      </w:r>
      <w:r w:rsidRPr="003A225B">
        <w:rPr>
          <w:b/>
          <w:noProof/>
        </w:rPr>
        <w:t>4</w:t>
      </w:r>
      <w:r w:rsidRPr="003A225B">
        <w:rPr>
          <w:noProof/>
        </w:rPr>
        <w:t>, 8 (2016).</w:t>
      </w:r>
    </w:p>
    <w:p w14:paraId="71A9198B" w14:textId="77777777" w:rsidR="003A225B" w:rsidRPr="003A225B" w:rsidRDefault="003A225B" w:rsidP="003A225B">
      <w:pPr>
        <w:pStyle w:val="EndNoteBibliography"/>
        <w:ind w:left="720" w:hanging="720"/>
        <w:rPr>
          <w:noProof/>
        </w:rPr>
      </w:pPr>
      <w:r w:rsidRPr="003A225B">
        <w:rPr>
          <w:noProof/>
        </w:rPr>
        <w:t>23.</w:t>
      </w:r>
      <w:r w:rsidRPr="003A225B">
        <w:rPr>
          <w:noProof/>
        </w:rPr>
        <w:tab/>
        <w:t xml:space="preserve">D. Sims, I. Sudbery, N. E. Ilott, A. Heger, C. P. Ponting, Sequencing depth and coverage: key considerations in genomic analyses. </w:t>
      </w:r>
      <w:r w:rsidRPr="003A225B">
        <w:rPr>
          <w:i/>
          <w:noProof/>
        </w:rPr>
        <w:t>Nat Rev Genet</w:t>
      </w:r>
      <w:r w:rsidRPr="003A225B">
        <w:rPr>
          <w:noProof/>
        </w:rPr>
        <w:t xml:space="preserve"> </w:t>
      </w:r>
      <w:r w:rsidRPr="003A225B">
        <w:rPr>
          <w:b/>
          <w:noProof/>
        </w:rPr>
        <w:t>15</w:t>
      </w:r>
      <w:r w:rsidRPr="003A225B">
        <w:rPr>
          <w:noProof/>
        </w:rPr>
        <w:t>, 121-132 (2014).</w:t>
      </w:r>
    </w:p>
    <w:p w14:paraId="2F5FD7F0" w14:textId="77777777" w:rsidR="003A225B" w:rsidRPr="003A225B" w:rsidRDefault="003A225B" w:rsidP="003A225B">
      <w:pPr>
        <w:pStyle w:val="EndNoteBibliography"/>
        <w:ind w:left="720" w:hanging="720"/>
        <w:rPr>
          <w:noProof/>
        </w:rPr>
      </w:pPr>
      <w:r w:rsidRPr="003A225B">
        <w:rPr>
          <w:noProof/>
        </w:rPr>
        <w:t>24.</w:t>
      </w:r>
      <w:r w:rsidRPr="003A225B">
        <w:rPr>
          <w:noProof/>
        </w:rPr>
        <w:tab/>
        <w:t>R. Zaheer</w:t>
      </w:r>
      <w:r w:rsidRPr="003A225B">
        <w:rPr>
          <w:i/>
          <w:noProof/>
        </w:rPr>
        <w:t xml:space="preserve"> et al.</w:t>
      </w:r>
      <w:r w:rsidRPr="003A225B">
        <w:rPr>
          <w:noProof/>
        </w:rPr>
        <w:t xml:space="preserve">, Impact of sequencing depth on the characterization of the microbiome and resistome. </w:t>
      </w:r>
      <w:r w:rsidRPr="003A225B">
        <w:rPr>
          <w:i/>
          <w:noProof/>
        </w:rPr>
        <w:t>Sci Rep</w:t>
      </w:r>
      <w:r w:rsidRPr="003A225B">
        <w:rPr>
          <w:noProof/>
        </w:rPr>
        <w:t xml:space="preserve"> </w:t>
      </w:r>
      <w:r w:rsidRPr="003A225B">
        <w:rPr>
          <w:b/>
          <w:noProof/>
        </w:rPr>
        <w:t>8</w:t>
      </w:r>
      <w:r w:rsidRPr="003A225B">
        <w:rPr>
          <w:noProof/>
        </w:rPr>
        <w:t>, 5890 (2018).</w:t>
      </w:r>
    </w:p>
    <w:p w14:paraId="181836BA" w14:textId="77777777" w:rsidR="003A225B" w:rsidRPr="003A225B" w:rsidRDefault="003A225B" w:rsidP="003A225B">
      <w:pPr>
        <w:pStyle w:val="EndNoteBibliography"/>
        <w:ind w:left="720" w:hanging="720"/>
        <w:rPr>
          <w:noProof/>
        </w:rPr>
      </w:pPr>
      <w:r w:rsidRPr="003A225B">
        <w:rPr>
          <w:noProof/>
        </w:rPr>
        <w:t>25.</w:t>
      </w:r>
      <w:r w:rsidRPr="003A225B">
        <w:rPr>
          <w:noProof/>
        </w:rPr>
        <w:tab/>
        <w:t xml:space="preserve">M. Hamady, R. Knight, Microbial community profiling for human microbiome projects: Tools, techniques, and challenges. </w:t>
      </w:r>
      <w:r w:rsidRPr="003A225B">
        <w:rPr>
          <w:i/>
          <w:noProof/>
        </w:rPr>
        <w:t>Genome Res</w:t>
      </w:r>
      <w:r w:rsidRPr="003A225B">
        <w:rPr>
          <w:noProof/>
        </w:rPr>
        <w:t xml:space="preserve"> </w:t>
      </w:r>
      <w:r w:rsidRPr="003A225B">
        <w:rPr>
          <w:b/>
          <w:noProof/>
        </w:rPr>
        <w:t>19</w:t>
      </w:r>
      <w:r w:rsidRPr="003A225B">
        <w:rPr>
          <w:noProof/>
        </w:rPr>
        <w:t>, 1141-1152 (2009).</w:t>
      </w:r>
    </w:p>
    <w:p w14:paraId="563D8873" w14:textId="77777777" w:rsidR="003A225B" w:rsidRPr="003A225B" w:rsidRDefault="003A225B" w:rsidP="003A225B">
      <w:pPr>
        <w:pStyle w:val="EndNoteBibliography"/>
        <w:ind w:left="720" w:hanging="720"/>
        <w:rPr>
          <w:noProof/>
        </w:rPr>
      </w:pPr>
      <w:r w:rsidRPr="003A225B">
        <w:rPr>
          <w:noProof/>
        </w:rPr>
        <w:t>26.</w:t>
      </w:r>
      <w:r w:rsidRPr="003A225B">
        <w:rPr>
          <w:noProof/>
        </w:rPr>
        <w:tab/>
        <w:t xml:space="preserve">T. Thomas, J. Gilbert, F. Meyer, Metagenomics - a guide from sampling to data analysis. </w:t>
      </w:r>
      <w:r w:rsidRPr="003A225B">
        <w:rPr>
          <w:i/>
          <w:noProof/>
        </w:rPr>
        <w:t>Microb Inform Exp</w:t>
      </w:r>
      <w:r w:rsidRPr="003A225B">
        <w:rPr>
          <w:noProof/>
        </w:rPr>
        <w:t xml:space="preserve"> </w:t>
      </w:r>
      <w:r w:rsidRPr="003A225B">
        <w:rPr>
          <w:b/>
          <w:noProof/>
        </w:rPr>
        <w:t>2</w:t>
      </w:r>
      <w:r w:rsidRPr="003A225B">
        <w:rPr>
          <w:noProof/>
        </w:rPr>
        <w:t>, 3 (2012).</w:t>
      </w:r>
    </w:p>
    <w:p w14:paraId="09BC72FE" w14:textId="77777777" w:rsidR="003A225B" w:rsidRPr="003A225B" w:rsidRDefault="003A225B" w:rsidP="003A225B">
      <w:pPr>
        <w:pStyle w:val="EndNoteBibliography"/>
        <w:ind w:left="720" w:hanging="720"/>
        <w:rPr>
          <w:noProof/>
        </w:rPr>
      </w:pPr>
      <w:r w:rsidRPr="003A225B">
        <w:rPr>
          <w:noProof/>
        </w:rPr>
        <w:t>27.</w:t>
      </w:r>
      <w:r w:rsidRPr="003A225B">
        <w:rPr>
          <w:noProof/>
        </w:rPr>
        <w:tab/>
        <w:t xml:space="preserve">F. Sharifi, Y. Ye, From Gene Annotation to Function Prediction for Metagenomics. </w:t>
      </w:r>
      <w:r w:rsidRPr="003A225B">
        <w:rPr>
          <w:i/>
          <w:noProof/>
        </w:rPr>
        <w:t>Methods Mol Biol</w:t>
      </w:r>
      <w:r w:rsidRPr="003A225B">
        <w:rPr>
          <w:noProof/>
        </w:rPr>
        <w:t xml:space="preserve"> </w:t>
      </w:r>
      <w:r w:rsidRPr="003A225B">
        <w:rPr>
          <w:b/>
          <w:noProof/>
        </w:rPr>
        <w:t>1611</w:t>
      </w:r>
      <w:r w:rsidRPr="003A225B">
        <w:rPr>
          <w:noProof/>
        </w:rPr>
        <w:t>, 27-34 (2017).</w:t>
      </w:r>
    </w:p>
    <w:p w14:paraId="60968FD6" w14:textId="77777777" w:rsidR="003A225B" w:rsidRPr="003A225B" w:rsidRDefault="003A225B" w:rsidP="003A225B">
      <w:pPr>
        <w:pStyle w:val="EndNoteBibliography"/>
        <w:ind w:left="720" w:hanging="720"/>
        <w:rPr>
          <w:noProof/>
        </w:rPr>
      </w:pPr>
      <w:r w:rsidRPr="003A225B">
        <w:rPr>
          <w:noProof/>
        </w:rPr>
        <w:t>28.</w:t>
      </w:r>
      <w:r w:rsidRPr="003A225B">
        <w:rPr>
          <w:noProof/>
        </w:rPr>
        <w:tab/>
        <w:t>J. Wang</w:t>
      </w:r>
      <w:r w:rsidRPr="003A225B">
        <w:rPr>
          <w:i/>
          <w:noProof/>
        </w:rPr>
        <w:t xml:space="preserve"> et al.</w:t>
      </w:r>
      <w:r w:rsidRPr="003A225B">
        <w:rPr>
          <w:noProof/>
        </w:rPr>
        <w:t xml:space="preserve">, Metagenomic sequencing reveals microbiota and its functional potential associated with periodontal disease. </w:t>
      </w:r>
      <w:r w:rsidRPr="003A225B">
        <w:rPr>
          <w:i/>
          <w:noProof/>
        </w:rPr>
        <w:t>Sci Rep</w:t>
      </w:r>
      <w:r w:rsidRPr="003A225B">
        <w:rPr>
          <w:noProof/>
        </w:rPr>
        <w:t xml:space="preserve"> </w:t>
      </w:r>
      <w:r w:rsidRPr="003A225B">
        <w:rPr>
          <w:b/>
          <w:noProof/>
        </w:rPr>
        <w:t>3</w:t>
      </w:r>
      <w:r w:rsidRPr="003A225B">
        <w:rPr>
          <w:noProof/>
        </w:rPr>
        <w:t>, 1843 (2013).</w:t>
      </w:r>
    </w:p>
    <w:p w14:paraId="338157D5" w14:textId="77777777" w:rsidR="003A225B" w:rsidRPr="003A225B" w:rsidRDefault="003A225B" w:rsidP="003A225B">
      <w:pPr>
        <w:pStyle w:val="EndNoteBibliography"/>
        <w:ind w:left="720" w:hanging="720"/>
        <w:rPr>
          <w:noProof/>
        </w:rPr>
      </w:pPr>
      <w:r w:rsidRPr="003A225B">
        <w:rPr>
          <w:noProof/>
        </w:rPr>
        <w:t>29.</w:t>
      </w:r>
      <w:r w:rsidRPr="003A225B">
        <w:rPr>
          <w:noProof/>
        </w:rPr>
        <w:tab/>
        <w:t>W. L. Wang</w:t>
      </w:r>
      <w:r w:rsidRPr="003A225B">
        <w:rPr>
          <w:i/>
          <w:noProof/>
        </w:rPr>
        <w:t xml:space="preserve"> et al.</w:t>
      </w:r>
      <w:r w:rsidRPr="003A225B">
        <w:rPr>
          <w:noProof/>
        </w:rPr>
        <w:t xml:space="preserve">, Application of metagenomics in the human gut microbiome. </w:t>
      </w:r>
      <w:r w:rsidRPr="003A225B">
        <w:rPr>
          <w:i/>
          <w:noProof/>
        </w:rPr>
        <w:t>World J Gastroenterol</w:t>
      </w:r>
      <w:r w:rsidRPr="003A225B">
        <w:rPr>
          <w:noProof/>
        </w:rPr>
        <w:t xml:space="preserve"> </w:t>
      </w:r>
      <w:r w:rsidRPr="003A225B">
        <w:rPr>
          <w:b/>
          <w:noProof/>
        </w:rPr>
        <w:t>21</w:t>
      </w:r>
      <w:r w:rsidRPr="003A225B">
        <w:rPr>
          <w:noProof/>
        </w:rPr>
        <w:t>, 803-814 (2015).</w:t>
      </w:r>
    </w:p>
    <w:p w14:paraId="7736AC50" w14:textId="77777777" w:rsidR="003A225B" w:rsidRPr="003A225B" w:rsidRDefault="003A225B" w:rsidP="003A225B">
      <w:pPr>
        <w:pStyle w:val="EndNoteBibliography"/>
        <w:ind w:left="720" w:hanging="720"/>
        <w:rPr>
          <w:noProof/>
        </w:rPr>
      </w:pPr>
      <w:r w:rsidRPr="003A225B">
        <w:rPr>
          <w:noProof/>
        </w:rPr>
        <w:t>30.</w:t>
      </w:r>
      <w:r w:rsidRPr="003A225B">
        <w:rPr>
          <w:noProof/>
        </w:rPr>
        <w:tab/>
        <w:t xml:space="preserve">C. Quince, A. W. Walker, J. T. Simpson, N. J. Loman, N. Segata, Shotgun metagenomics, from sampling to analysis. </w:t>
      </w:r>
      <w:r w:rsidRPr="003A225B">
        <w:rPr>
          <w:i/>
          <w:noProof/>
        </w:rPr>
        <w:t>Nat Biotechnol</w:t>
      </w:r>
      <w:r w:rsidRPr="003A225B">
        <w:rPr>
          <w:noProof/>
        </w:rPr>
        <w:t xml:space="preserve"> </w:t>
      </w:r>
      <w:r w:rsidRPr="003A225B">
        <w:rPr>
          <w:b/>
          <w:noProof/>
        </w:rPr>
        <w:t>35</w:t>
      </w:r>
      <w:r w:rsidRPr="003A225B">
        <w:rPr>
          <w:noProof/>
        </w:rPr>
        <w:t>, 833-844 (2017).</w:t>
      </w:r>
    </w:p>
    <w:p w14:paraId="13FB7D18" w14:textId="27BA854D" w:rsidR="003A225B" w:rsidRPr="003A225B" w:rsidRDefault="003A225B" w:rsidP="003A225B">
      <w:pPr>
        <w:pStyle w:val="EndNoteBibliography"/>
        <w:ind w:left="720" w:hanging="720"/>
        <w:rPr>
          <w:noProof/>
        </w:rPr>
      </w:pPr>
      <w:r w:rsidRPr="003A225B">
        <w:rPr>
          <w:noProof/>
        </w:rPr>
        <w:t>31.</w:t>
      </w:r>
      <w:r w:rsidRPr="003A225B">
        <w:rPr>
          <w:noProof/>
        </w:rPr>
        <w:tab/>
      </w:r>
      <w:del w:id="329" w:author="German Uritskiy" w:date="2018-12-19T08:47:00Z">
        <w:r w:rsidR="00A34B22" w:rsidRPr="00A34B22">
          <w:rPr>
            <w:noProof/>
          </w:rPr>
          <w:delText xml:space="preserve">Y. C. Chen, T. Liu, C. H. Yu, T. Y. Chiang, C. C. Hwang, Effects of GC bias in next-generation-sequencing data on de novo genome assembly. </w:delText>
        </w:r>
        <w:r w:rsidR="00A34B22" w:rsidRPr="00A34B22">
          <w:rPr>
            <w:i/>
            <w:noProof/>
          </w:rPr>
          <w:delText>PLoS One</w:delText>
        </w:r>
        <w:r w:rsidR="00A34B22" w:rsidRPr="00A34B22">
          <w:rPr>
            <w:noProof/>
          </w:rPr>
          <w:delText xml:space="preserve"> </w:delText>
        </w:r>
        <w:r w:rsidR="00A34B22" w:rsidRPr="00A34B22">
          <w:rPr>
            <w:b/>
            <w:noProof/>
          </w:rPr>
          <w:delText>8</w:delText>
        </w:r>
        <w:r w:rsidR="00A34B22" w:rsidRPr="00A34B22">
          <w:rPr>
            <w:noProof/>
          </w:rPr>
          <w:delText>, e62856 (2013</w:delText>
        </w:r>
      </w:del>
      <w:ins w:id="330" w:author="German Uritskiy" w:date="2018-12-19T08:47:00Z">
        <w:r w:rsidRPr="003A225B">
          <w:rPr>
            <w:noProof/>
          </w:rPr>
          <w:t>S. Cuadros-Orellana</w:t>
        </w:r>
        <w:r w:rsidRPr="003A225B">
          <w:rPr>
            <w:i/>
            <w:noProof/>
          </w:rPr>
          <w:t xml:space="preserve"> et al.</w:t>
        </w:r>
        <w:r w:rsidRPr="003A225B">
          <w:rPr>
            <w:noProof/>
          </w:rPr>
          <w:t xml:space="preserve">, Genomic plasticity in prokaryotes: the case of the square haloarchaeon. </w:t>
        </w:r>
        <w:r w:rsidRPr="003A225B">
          <w:rPr>
            <w:i/>
            <w:noProof/>
          </w:rPr>
          <w:t>ISME J.</w:t>
        </w:r>
        <w:r w:rsidRPr="003A225B">
          <w:rPr>
            <w:noProof/>
          </w:rPr>
          <w:t xml:space="preserve"> </w:t>
        </w:r>
        <w:r w:rsidRPr="003A225B">
          <w:rPr>
            <w:b/>
            <w:noProof/>
          </w:rPr>
          <w:t>1</w:t>
        </w:r>
        <w:r w:rsidRPr="003A225B">
          <w:rPr>
            <w:noProof/>
          </w:rPr>
          <w:t>, 235-245 (2007</w:t>
        </w:r>
      </w:ins>
      <w:r w:rsidRPr="003A225B">
        <w:rPr>
          <w:noProof/>
        </w:rPr>
        <w:t>).</w:t>
      </w:r>
    </w:p>
    <w:p w14:paraId="7C16F909" w14:textId="3998A1A1" w:rsidR="003A225B" w:rsidRPr="003A225B" w:rsidRDefault="00A34B22" w:rsidP="003A225B">
      <w:pPr>
        <w:pStyle w:val="EndNoteBibliography"/>
        <w:ind w:left="720" w:hanging="720"/>
        <w:rPr>
          <w:ins w:id="331" w:author="German Uritskiy" w:date="2018-12-19T08:47:00Z"/>
          <w:noProof/>
        </w:rPr>
      </w:pPr>
      <w:del w:id="332" w:author="German Uritskiy" w:date="2018-12-19T08:47:00Z">
        <w:r w:rsidRPr="00A34B22">
          <w:rPr>
            <w:noProof/>
          </w:rPr>
          <w:delText>32.</w:delText>
        </w:r>
      </w:del>
      <w:ins w:id="333" w:author="German Uritskiy" w:date="2018-12-19T08:47:00Z">
        <w:r w:rsidR="003A225B" w:rsidRPr="003A225B">
          <w:rPr>
            <w:noProof/>
          </w:rPr>
          <w:t>32.</w:t>
        </w:r>
        <w:r w:rsidR="003A225B" w:rsidRPr="003A225B">
          <w:rPr>
            <w:noProof/>
          </w:rPr>
          <w:tab/>
          <w:t xml:space="preserve">R. T. Papke, J. E. Koenig, F. Rodriguez-Valera, W. F. Doolittle, Frequent Recombination in a Saltern Population of Halorubrum. </w:t>
        </w:r>
        <w:r w:rsidR="003A225B" w:rsidRPr="003A225B">
          <w:rPr>
            <w:i/>
            <w:noProof/>
          </w:rPr>
          <w:t>Science</w:t>
        </w:r>
        <w:r w:rsidR="003A225B" w:rsidRPr="003A225B">
          <w:rPr>
            <w:noProof/>
          </w:rPr>
          <w:t xml:space="preserve"> </w:t>
        </w:r>
        <w:r w:rsidR="003A225B" w:rsidRPr="003A225B">
          <w:rPr>
            <w:b/>
            <w:noProof/>
          </w:rPr>
          <w:t>306</w:t>
        </w:r>
        <w:r w:rsidR="003A225B" w:rsidRPr="003A225B">
          <w:rPr>
            <w:noProof/>
          </w:rPr>
          <w:t>, 1928-1929 (2004).</w:t>
        </w:r>
      </w:ins>
    </w:p>
    <w:p w14:paraId="7FC70648" w14:textId="77777777" w:rsidR="003A225B" w:rsidRPr="003A225B" w:rsidRDefault="003A225B" w:rsidP="003A225B">
      <w:pPr>
        <w:pStyle w:val="EndNoteBibliography"/>
        <w:ind w:left="720" w:hanging="720"/>
        <w:rPr>
          <w:ins w:id="334" w:author="German Uritskiy" w:date="2018-12-19T08:47:00Z"/>
          <w:noProof/>
        </w:rPr>
      </w:pPr>
      <w:ins w:id="335" w:author="German Uritskiy" w:date="2018-12-19T08:47:00Z">
        <w:r w:rsidRPr="003A225B">
          <w:rPr>
            <w:noProof/>
          </w:rPr>
          <w:t>33.</w:t>
        </w:r>
        <w:r w:rsidRPr="003A225B">
          <w:rPr>
            <w:noProof/>
          </w:rPr>
          <w:tab/>
          <w:t xml:space="preserve">Y. C. Chen, T. Liu, C. H. Yu, T. Y. Chiang, C. C. Hwang, Effects of GC bias in next-generation-sequencing data on de novo genome assembly. </w:t>
        </w:r>
        <w:r w:rsidRPr="003A225B">
          <w:rPr>
            <w:i/>
            <w:noProof/>
          </w:rPr>
          <w:t>PLoS One</w:t>
        </w:r>
        <w:r w:rsidRPr="003A225B">
          <w:rPr>
            <w:noProof/>
          </w:rPr>
          <w:t xml:space="preserve"> </w:t>
        </w:r>
        <w:r w:rsidRPr="003A225B">
          <w:rPr>
            <w:b/>
            <w:noProof/>
          </w:rPr>
          <w:t>8</w:t>
        </w:r>
        <w:r w:rsidRPr="003A225B">
          <w:rPr>
            <w:noProof/>
          </w:rPr>
          <w:t>, e62856 (2013).</w:t>
        </w:r>
      </w:ins>
    </w:p>
    <w:p w14:paraId="66537999" w14:textId="77777777" w:rsidR="003A225B" w:rsidRPr="003A225B" w:rsidRDefault="003A225B" w:rsidP="003A225B">
      <w:pPr>
        <w:pStyle w:val="EndNoteBibliography"/>
        <w:ind w:left="720" w:hanging="720"/>
        <w:rPr>
          <w:noProof/>
        </w:rPr>
      </w:pPr>
      <w:ins w:id="336" w:author="German Uritskiy" w:date="2018-12-19T08:47:00Z">
        <w:r w:rsidRPr="003A225B">
          <w:rPr>
            <w:noProof/>
          </w:rPr>
          <w:t>34.</w:t>
        </w:r>
      </w:ins>
      <w:r w:rsidRPr="003A225B">
        <w:rPr>
          <w:noProof/>
        </w:rPr>
        <w:tab/>
        <w:t>M. D. Ramos-Barbero</w:t>
      </w:r>
      <w:r w:rsidRPr="003A225B">
        <w:rPr>
          <w:i/>
          <w:noProof/>
        </w:rPr>
        <w:t xml:space="preserve"> et al.</w:t>
      </w:r>
      <w:r w:rsidRPr="003A225B">
        <w:rPr>
          <w:noProof/>
        </w:rPr>
        <w:t xml:space="preserve">, Recovering microbial genomes from metagenomes in hypersaline environments: the Good, the Bad and the Ugly. </w:t>
      </w:r>
      <w:r w:rsidRPr="003A225B">
        <w:rPr>
          <w:i/>
          <w:noProof/>
        </w:rPr>
        <w:t>Systematic and Applied Microbiology</w:t>
      </w:r>
      <w:r w:rsidRPr="003A225B">
        <w:rPr>
          <w:noProof/>
        </w:rPr>
        <w:t>,  (2018).</w:t>
      </w:r>
    </w:p>
    <w:p w14:paraId="062085ED" w14:textId="77777777" w:rsidR="003A225B" w:rsidRPr="003A225B" w:rsidRDefault="003A225B" w:rsidP="003A225B">
      <w:pPr>
        <w:pStyle w:val="EndNoteBibliography"/>
        <w:ind w:left="720" w:hanging="720"/>
        <w:rPr>
          <w:noProof/>
        </w:rPr>
      </w:pPr>
      <w:ins w:id="337" w:author="German Uritskiy" w:date="2018-12-19T08:47:00Z">
        <w:r w:rsidRPr="003A225B">
          <w:rPr>
            <w:noProof/>
          </w:rPr>
          <w:t>35.</w:t>
        </w:r>
      </w:ins>
      <w:moveToRangeStart w:id="338" w:author="German Uritskiy" w:date="2018-12-19T08:47:00Z" w:name="move532972576"/>
      <w:moveTo w:id="339" w:author="German Uritskiy" w:date="2018-12-19T08:47:00Z">
        <w:r w:rsidRPr="003A225B">
          <w:rPr>
            <w:noProof/>
          </w:rPr>
          <w:tab/>
          <w:t>G. Uritskiy</w:t>
        </w:r>
        <w:r w:rsidRPr="003A225B">
          <w:rPr>
            <w:i/>
            <w:noProof/>
          </w:rPr>
          <w:t xml:space="preserve"> et al.</w:t>
        </w:r>
        <w:r w:rsidRPr="003A225B">
          <w:rPr>
            <w:noProof/>
          </w:rPr>
          <w:t xml:space="preserve">, Response of extremophile microbiome to a rare rainfall reveals a two-step adaptation mechanism. </w:t>
        </w:r>
        <w:r w:rsidRPr="003A225B">
          <w:rPr>
            <w:i/>
            <w:noProof/>
          </w:rPr>
          <w:t>bioRxiv</w:t>
        </w:r>
        <w:r w:rsidRPr="003A225B">
          <w:rPr>
            <w:noProof/>
          </w:rPr>
          <w:t>,  (2018).</w:t>
        </w:r>
      </w:moveTo>
    </w:p>
    <w:moveToRangeEnd w:id="338"/>
    <w:p w14:paraId="1D5704CC" w14:textId="2F7D8258" w:rsidR="003A225B" w:rsidRPr="003A225B" w:rsidRDefault="00A34B22" w:rsidP="003A225B">
      <w:pPr>
        <w:pStyle w:val="EndNoteBibliography"/>
        <w:ind w:left="720" w:hanging="720"/>
        <w:rPr>
          <w:noProof/>
        </w:rPr>
      </w:pPr>
      <w:del w:id="340" w:author="German Uritskiy" w:date="2018-12-19T08:47:00Z">
        <w:r w:rsidRPr="00A34B22">
          <w:rPr>
            <w:noProof/>
          </w:rPr>
          <w:delText>33</w:delText>
        </w:r>
      </w:del>
      <w:ins w:id="341" w:author="German Uritskiy" w:date="2018-12-19T08:47:00Z">
        <w:r w:rsidR="003A225B" w:rsidRPr="003A225B">
          <w:rPr>
            <w:noProof/>
          </w:rPr>
          <w:t>36</w:t>
        </w:r>
      </w:ins>
      <w:r w:rsidR="003A225B" w:rsidRPr="003A225B">
        <w:rPr>
          <w:noProof/>
        </w:rPr>
        <w:t>.</w:t>
      </w:r>
      <w:r w:rsidR="003A225B" w:rsidRPr="003A225B">
        <w:rPr>
          <w:noProof/>
        </w:rPr>
        <w:tab/>
        <w:t xml:space="preserve">A. Loukas, I. Kappas, T. J. Abatzopoulos, HaloDom: a new database of halophiles across all life domains. </w:t>
      </w:r>
      <w:r w:rsidR="003A225B" w:rsidRPr="003A225B">
        <w:rPr>
          <w:i/>
          <w:noProof/>
        </w:rPr>
        <w:t>J Biol Res (Thessalon)</w:t>
      </w:r>
      <w:r w:rsidR="003A225B" w:rsidRPr="003A225B">
        <w:rPr>
          <w:noProof/>
        </w:rPr>
        <w:t xml:space="preserve"> </w:t>
      </w:r>
      <w:r w:rsidR="003A225B" w:rsidRPr="003A225B">
        <w:rPr>
          <w:b/>
          <w:noProof/>
        </w:rPr>
        <w:t>25</w:t>
      </w:r>
      <w:r w:rsidR="003A225B" w:rsidRPr="003A225B">
        <w:rPr>
          <w:noProof/>
        </w:rPr>
        <w:t>, 2 (2018).</w:t>
      </w:r>
    </w:p>
    <w:p w14:paraId="2D05B722" w14:textId="7CFE302C" w:rsidR="003A225B" w:rsidRPr="003A225B" w:rsidRDefault="00A34B22" w:rsidP="003A225B">
      <w:pPr>
        <w:pStyle w:val="EndNoteBibliography"/>
        <w:ind w:left="720" w:hanging="720"/>
        <w:rPr>
          <w:noProof/>
        </w:rPr>
      </w:pPr>
      <w:del w:id="342" w:author="German Uritskiy" w:date="2018-12-19T08:47:00Z">
        <w:r w:rsidRPr="00A34B22">
          <w:rPr>
            <w:noProof/>
          </w:rPr>
          <w:delText>34.</w:delText>
        </w:r>
      </w:del>
      <w:ins w:id="343" w:author="German Uritskiy" w:date="2018-12-19T08:47:00Z">
        <w:r w:rsidR="003A225B" w:rsidRPr="003A225B">
          <w:rPr>
            <w:noProof/>
          </w:rPr>
          <w:t>37</w:t>
        </w:r>
      </w:ins>
      <w:moveToRangeStart w:id="344" w:author="German Uritskiy" w:date="2018-12-19T08:47:00Z" w:name="move532972577"/>
      <w:moveTo w:id="345" w:author="German Uritskiy" w:date="2018-12-19T08:47:00Z">
        <w:r w:rsidR="003A225B" w:rsidRPr="003A225B">
          <w:rPr>
            <w:noProof/>
          </w:rPr>
          <w:t>.</w:t>
        </w:r>
        <w:r w:rsidR="003A225B" w:rsidRPr="003A225B">
          <w:rPr>
            <w:noProof/>
          </w:rPr>
          <w:tab/>
          <w:t xml:space="preserve">D. D. Kang, J. Froula, R. Egan, Z. Wang, MetaBAT, an efficient tool for accurately reconstructing single genomes from complex microbial communities. </w:t>
        </w:r>
        <w:r w:rsidR="003A225B" w:rsidRPr="003A225B">
          <w:rPr>
            <w:i/>
            <w:noProof/>
          </w:rPr>
          <w:t>PeerJ</w:t>
        </w:r>
        <w:r w:rsidR="003A225B" w:rsidRPr="003A225B">
          <w:rPr>
            <w:noProof/>
          </w:rPr>
          <w:t xml:space="preserve"> </w:t>
        </w:r>
        <w:r w:rsidR="003A225B" w:rsidRPr="003A225B">
          <w:rPr>
            <w:b/>
            <w:noProof/>
          </w:rPr>
          <w:t>3</w:t>
        </w:r>
        <w:r w:rsidR="003A225B" w:rsidRPr="003A225B">
          <w:rPr>
            <w:noProof/>
          </w:rPr>
          <w:t>, e1165 (2015).</w:t>
        </w:r>
      </w:moveTo>
    </w:p>
    <w:moveToRangeEnd w:id="344"/>
    <w:p w14:paraId="3E8B0FC1" w14:textId="77777777" w:rsidR="003A225B" w:rsidRPr="003A225B" w:rsidRDefault="003A225B" w:rsidP="003A225B">
      <w:pPr>
        <w:pStyle w:val="EndNoteBibliography"/>
        <w:ind w:left="720" w:hanging="720"/>
        <w:rPr>
          <w:noProof/>
        </w:rPr>
      </w:pPr>
      <w:ins w:id="346" w:author="German Uritskiy" w:date="2018-12-19T08:47:00Z">
        <w:r w:rsidRPr="003A225B">
          <w:rPr>
            <w:noProof/>
          </w:rPr>
          <w:lastRenderedPageBreak/>
          <w:t>38.</w:t>
        </w:r>
      </w:ins>
      <w:moveFromRangeStart w:id="347" w:author="German Uritskiy" w:date="2018-12-19T08:47:00Z" w:name="move532972578"/>
      <w:moveFrom w:id="348" w:author="German Uritskiy" w:date="2018-12-19T08:47:00Z">
        <w:r w:rsidRPr="003A225B">
          <w:rPr>
            <w:noProof/>
          </w:rPr>
          <w:tab/>
          <w:t xml:space="preserve">R. Poretsky, R. L. Rodriguez, C. Luo, D. Tsementzi, K. T. Konstantinidis, Strengths and limitations of 16S rRNA gene amplicon sequencing in revealing temporal microbial community dynamics. </w:t>
        </w:r>
        <w:r w:rsidRPr="003A225B">
          <w:rPr>
            <w:i/>
            <w:noProof/>
          </w:rPr>
          <w:t>PLoS One</w:t>
        </w:r>
        <w:r w:rsidRPr="003A225B">
          <w:rPr>
            <w:noProof/>
          </w:rPr>
          <w:t xml:space="preserve"> </w:t>
        </w:r>
        <w:r w:rsidRPr="003A225B">
          <w:rPr>
            <w:b/>
            <w:noProof/>
          </w:rPr>
          <w:t>9</w:t>
        </w:r>
        <w:r w:rsidRPr="003A225B">
          <w:rPr>
            <w:noProof/>
          </w:rPr>
          <w:t>, e93827 (2014).</w:t>
        </w:r>
      </w:moveFrom>
    </w:p>
    <w:moveFromRangeEnd w:id="347"/>
    <w:p w14:paraId="23A13185" w14:textId="77777777" w:rsidR="003A225B" w:rsidRPr="003A225B" w:rsidRDefault="00A34B22" w:rsidP="003A225B">
      <w:pPr>
        <w:pStyle w:val="EndNoteBibliography"/>
        <w:ind w:left="720" w:hanging="720"/>
        <w:rPr>
          <w:noProof/>
        </w:rPr>
      </w:pPr>
      <w:del w:id="349" w:author="German Uritskiy" w:date="2018-12-19T08:47:00Z">
        <w:r w:rsidRPr="00A34B22">
          <w:rPr>
            <w:noProof/>
          </w:rPr>
          <w:delText>35.</w:delText>
        </w:r>
      </w:del>
      <w:moveFromRangeStart w:id="350" w:author="German Uritskiy" w:date="2018-12-19T08:47:00Z" w:name="move532972579"/>
      <w:moveFrom w:id="351" w:author="German Uritskiy" w:date="2018-12-19T08:47:00Z">
        <w:r w:rsidR="003A225B" w:rsidRPr="003A225B">
          <w:rPr>
            <w:noProof/>
          </w:rPr>
          <w:tab/>
          <w:t xml:space="preserve">J. R. White, N. Nagarajan, M. Pop, Statistical methods for detecting differentially abundant features in clinical metagenomic samples. </w:t>
        </w:r>
        <w:r w:rsidR="003A225B" w:rsidRPr="003A225B">
          <w:rPr>
            <w:i/>
            <w:noProof/>
          </w:rPr>
          <w:t>PLoS Comput Biol</w:t>
        </w:r>
        <w:r w:rsidR="003A225B" w:rsidRPr="003A225B">
          <w:rPr>
            <w:noProof/>
          </w:rPr>
          <w:t xml:space="preserve"> </w:t>
        </w:r>
        <w:r w:rsidR="003A225B" w:rsidRPr="003A225B">
          <w:rPr>
            <w:b/>
            <w:noProof/>
          </w:rPr>
          <w:t>5</w:t>
        </w:r>
        <w:r w:rsidR="003A225B" w:rsidRPr="003A225B">
          <w:rPr>
            <w:noProof/>
          </w:rPr>
          <w:t>, e1000352 (2009).</w:t>
        </w:r>
      </w:moveFrom>
    </w:p>
    <w:moveFromRangeEnd w:id="350"/>
    <w:p w14:paraId="5B9C05E5" w14:textId="77777777" w:rsidR="003A225B" w:rsidRPr="003A225B" w:rsidRDefault="00A34B22" w:rsidP="003A225B">
      <w:pPr>
        <w:pStyle w:val="EndNoteBibliography"/>
        <w:ind w:left="720" w:hanging="720"/>
        <w:rPr>
          <w:noProof/>
        </w:rPr>
      </w:pPr>
      <w:del w:id="352" w:author="German Uritskiy" w:date="2018-12-19T08:47:00Z">
        <w:r w:rsidRPr="00A34B22">
          <w:rPr>
            <w:noProof/>
          </w:rPr>
          <w:delText>36.</w:delText>
        </w:r>
      </w:del>
      <w:moveFromRangeStart w:id="353" w:author="German Uritskiy" w:date="2018-12-19T08:47:00Z" w:name="move532972580"/>
      <w:moveFrom w:id="354" w:author="German Uritskiy" w:date="2018-12-19T08:47:00Z">
        <w:r w:rsidR="003A225B" w:rsidRPr="003A225B">
          <w:rPr>
            <w:noProof/>
          </w:rPr>
          <w:tab/>
          <w:t>S. Roux</w:t>
        </w:r>
        <w:r w:rsidR="003A225B" w:rsidRPr="003A225B">
          <w:rPr>
            <w:i/>
            <w:noProof/>
          </w:rPr>
          <w:t xml:space="preserve"> et al.</w:t>
        </w:r>
        <w:r w:rsidR="003A225B" w:rsidRPr="003A225B">
          <w:rPr>
            <w:noProof/>
          </w:rPr>
          <w:t xml:space="preserve">, Analysis of metagenomic data reveals common features of halophilic viral communities across continents. </w:t>
        </w:r>
        <w:r w:rsidR="003A225B" w:rsidRPr="003A225B">
          <w:rPr>
            <w:i/>
            <w:noProof/>
          </w:rPr>
          <w:t>Environ Microbiol</w:t>
        </w:r>
        <w:r w:rsidR="003A225B" w:rsidRPr="003A225B">
          <w:rPr>
            <w:noProof/>
          </w:rPr>
          <w:t xml:space="preserve"> </w:t>
        </w:r>
        <w:r w:rsidR="003A225B" w:rsidRPr="003A225B">
          <w:rPr>
            <w:b/>
            <w:noProof/>
          </w:rPr>
          <w:t>18</w:t>
        </w:r>
        <w:r w:rsidR="003A225B" w:rsidRPr="003A225B">
          <w:rPr>
            <w:noProof/>
          </w:rPr>
          <w:t>, 889-903 (2016).</w:t>
        </w:r>
      </w:moveFrom>
    </w:p>
    <w:moveFromRangeEnd w:id="353"/>
    <w:p w14:paraId="54CC04AE" w14:textId="77777777" w:rsidR="003A225B" w:rsidRPr="003A225B" w:rsidRDefault="00A34B22" w:rsidP="003A225B">
      <w:pPr>
        <w:pStyle w:val="EndNoteBibliography"/>
        <w:ind w:left="720" w:hanging="720"/>
        <w:rPr>
          <w:noProof/>
        </w:rPr>
      </w:pPr>
      <w:del w:id="355" w:author="German Uritskiy" w:date="2018-12-19T08:47:00Z">
        <w:r w:rsidRPr="00A34B22">
          <w:rPr>
            <w:noProof/>
          </w:rPr>
          <w:delText>37.</w:delText>
        </w:r>
      </w:del>
      <w:moveFromRangeStart w:id="356" w:author="German Uritskiy" w:date="2018-12-19T08:47:00Z" w:name="move532972581"/>
      <w:moveFrom w:id="357" w:author="German Uritskiy" w:date="2018-12-19T08:47:00Z">
        <w:r w:rsidR="003A225B" w:rsidRPr="003A225B">
          <w:rPr>
            <w:noProof/>
          </w:rPr>
          <w:tab/>
          <w:t>A. Crits-Christoph</w:t>
        </w:r>
        <w:r w:rsidR="003A225B" w:rsidRPr="003A225B">
          <w:rPr>
            <w:i/>
            <w:noProof/>
          </w:rPr>
          <w:t xml:space="preserve"> et al.</w:t>
        </w:r>
        <w:r w:rsidR="003A225B" w:rsidRPr="003A225B">
          <w:rPr>
            <w:noProof/>
          </w:rPr>
          <w:t xml:space="preserve">, Functional interactions of archaea, bacteria and viruses in a hypersaline endolithic community. </w:t>
        </w:r>
        <w:r w:rsidR="003A225B" w:rsidRPr="003A225B">
          <w:rPr>
            <w:i/>
            <w:noProof/>
          </w:rPr>
          <w:t>Environ Microbiol</w:t>
        </w:r>
        <w:r w:rsidR="003A225B" w:rsidRPr="003A225B">
          <w:rPr>
            <w:noProof/>
          </w:rPr>
          <w:t xml:space="preserve"> </w:t>
        </w:r>
        <w:r w:rsidR="003A225B" w:rsidRPr="003A225B">
          <w:rPr>
            <w:b/>
            <w:noProof/>
          </w:rPr>
          <w:t>18</w:t>
        </w:r>
        <w:r w:rsidR="003A225B" w:rsidRPr="003A225B">
          <w:rPr>
            <w:noProof/>
          </w:rPr>
          <w:t>, 2064-2077 (2016).</w:t>
        </w:r>
      </w:moveFrom>
    </w:p>
    <w:moveFromRangeEnd w:id="356"/>
    <w:p w14:paraId="6F1F3A69" w14:textId="77777777" w:rsidR="003A225B" w:rsidRPr="003A225B" w:rsidRDefault="00A34B22" w:rsidP="003A225B">
      <w:pPr>
        <w:pStyle w:val="EndNoteBibliography"/>
        <w:ind w:left="720" w:hanging="720"/>
        <w:rPr>
          <w:noProof/>
        </w:rPr>
      </w:pPr>
      <w:del w:id="358" w:author="German Uritskiy" w:date="2018-12-19T08:47:00Z">
        <w:r w:rsidRPr="00A34B22">
          <w:rPr>
            <w:noProof/>
          </w:rPr>
          <w:delText>38.</w:delText>
        </w:r>
      </w:del>
      <w:moveFromRangeStart w:id="359" w:author="German Uritskiy" w:date="2018-12-19T08:47:00Z" w:name="move532972582"/>
      <w:moveFrom w:id="360" w:author="German Uritskiy" w:date="2018-12-19T08:47:00Z">
        <w:r w:rsidR="003A225B" w:rsidRPr="003A225B">
          <w:rPr>
            <w:noProof/>
          </w:rPr>
          <w:tab/>
          <w:t>K. M. Finstad</w:t>
        </w:r>
        <w:r w:rsidR="003A225B" w:rsidRPr="003A225B">
          <w:rPr>
            <w:i/>
            <w:noProof/>
          </w:rPr>
          <w:t xml:space="preserve"> et al.</w:t>
        </w:r>
        <w:r w:rsidR="003A225B" w:rsidRPr="003A225B">
          <w:rPr>
            <w:noProof/>
          </w:rPr>
          <w:t xml:space="preserve">, Microbial Community Structure and the Persistence of Cyanobacterial Populations in Salt Crusts of the Hyperarid Atacama Desert from Genome-Resolved Metagenomics. </w:t>
        </w:r>
        <w:r w:rsidR="003A225B" w:rsidRPr="003A225B">
          <w:rPr>
            <w:i/>
            <w:noProof/>
          </w:rPr>
          <w:t>Front Microbiol</w:t>
        </w:r>
        <w:r w:rsidR="003A225B" w:rsidRPr="003A225B">
          <w:rPr>
            <w:noProof/>
          </w:rPr>
          <w:t xml:space="preserve"> </w:t>
        </w:r>
        <w:r w:rsidR="003A225B" w:rsidRPr="003A225B">
          <w:rPr>
            <w:b/>
            <w:noProof/>
          </w:rPr>
          <w:t>8</w:t>
        </w:r>
        <w:r w:rsidR="003A225B" w:rsidRPr="003A225B">
          <w:rPr>
            <w:noProof/>
          </w:rPr>
          <w:t>, 1435 (2017).</w:t>
        </w:r>
      </w:moveFrom>
    </w:p>
    <w:moveFromRangeEnd w:id="359"/>
    <w:p w14:paraId="471D33E1" w14:textId="77777777" w:rsidR="003A225B" w:rsidRPr="003A225B" w:rsidRDefault="00A34B22" w:rsidP="003A225B">
      <w:pPr>
        <w:pStyle w:val="EndNoteBibliography"/>
        <w:ind w:left="720" w:hanging="720"/>
        <w:rPr>
          <w:noProof/>
        </w:rPr>
      </w:pPr>
      <w:del w:id="361" w:author="German Uritskiy" w:date="2018-12-19T08:47:00Z">
        <w:r w:rsidRPr="00A34B22">
          <w:rPr>
            <w:noProof/>
          </w:rPr>
          <w:delText>39.</w:delText>
        </w:r>
      </w:del>
      <w:moveFromRangeStart w:id="362" w:author="German Uritskiy" w:date="2018-12-19T08:47:00Z" w:name="move532972583"/>
      <w:moveFrom w:id="363" w:author="German Uritskiy" w:date="2018-12-19T08:47:00Z">
        <w:r w:rsidR="003A225B" w:rsidRPr="003A225B">
          <w:rPr>
            <w:noProof/>
          </w:rPr>
          <w:tab/>
          <w:t xml:space="preserve">A. G. Moller, C. Liang, Determining virus-host interactions and glycerol metabolism profiles in geographically diverse solar salterns with metagenomics. </w:t>
        </w:r>
        <w:r w:rsidR="003A225B" w:rsidRPr="003A225B">
          <w:rPr>
            <w:i/>
            <w:noProof/>
          </w:rPr>
          <w:t>PeerJ</w:t>
        </w:r>
        <w:r w:rsidR="003A225B" w:rsidRPr="003A225B">
          <w:rPr>
            <w:noProof/>
          </w:rPr>
          <w:t xml:space="preserve"> </w:t>
        </w:r>
        <w:r w:rsidR="003A225B" w:rsidRPr="003A225B">
          <w:rPr>
            <w:b/>
            <w:noProof/>
          </w:rPr>
          <w:t>5</w:t>
        </w:r>
        <w:r w:rsidR="003A225B" w:rsidRPr="003A225B">
          <w:rPr>
            <w:noProof/>
          </w:rPr>
          <w:t>, e2844 (2017).</w:t>
        </w:r>
      </w:moveFrom>
    </w:p>
    <w:moveFromRangeEnd w:id="362"/>
    <w:p w14:paraId="5555E0E1" w14:textId="77777777" w:rsidR="003A225B" w:rsidRPr="003A225B" w:rsidRDefault="00A34B22" w:rsidP="003A225B">
      <w:pPr>
        <w:pStyle w:val="EndNoteBibliography"/>
        <w:ind w:left="720" w:hanging="720"/>
        <w:rPr>
          <w:noProof/>
        </w:rPr>
      </w:pPr>
      <w:del w:id="364" w:author="German Uritskiy" w:date="2018-12-19T08:47:00Z">
        <w:r w:rsidRPr="00A34B22">
          <w:rPr>
            <w:noProof/>
          </w:rPr>
          <w:delText>40.</w:delText>
        </w:r>
      </w:del>
      <w:moveFromRangeStart w:id="365" w:author="German Uritskiy" w:date="2018-12-19T08:47:00Z" w:name="move532972584"/>
      <w:moveFrom w:id="366" w:author="German Uritskiy" w:date="2018-12-19T08:47:00Z">
        <w:r w:rsidR="003A225B" w:rsidRPr="003A225B">
          <w:rPr>
            <w:noProof/>
          </w:rPr>
          <w:tab/>
          <w:t>J. A. Kimbrel</w:t>
        </w:r>
        <w:r w:rsidR="003A225B" w:rsidRPr="003A225B">
          <w:rPr>
            <w:i/>
            <w:noProof/>
          </w:rPr>
          <w:t xml:space="preserve"> et al.</w:t>
        </w:r>
        <w:r w:rsidR="003A225B" w:rsidRPr="003A225B">
          <w:rPr>
            <w:noProof/>
          </w:rPr>
          <w:t xml:space="preserve">, Microbial Community Structure and Functional Potential Along a Hypersaline Gradient. </w:t>
        </w:r>
        <w:r w:rsidR="003A225B" w:rsidRPr="003A225B">
          <w:rPr>
            <w:i/>
            <w:noProof/>
          </w:rPr>
          <w:t>Front Microbiol</w:t>
        </w:r>
        <w:r w:rsidR="003A225B" w:rsidRPr="003A225B">
          <w:rPr>
            <w:noProof/>
          </w:rPr>
          <w:t xml:space="preserve"> </w:t>
        </w:r>
        <w:r w:rsidR="003A225B" w:rsidRPr="003A225B">
          <w:rPr>
            <w:b/>
            <w:noProof/>
          </w:rPr>
          <w:t>9</w:t>
        </w:r>
        <w:r w:rsidR="003A225B" w:rsidRPr="003A225B">
          <w:rPr>
            <w:noProof/>
          </w:rPr>
          <w:t>, 1492 (2018).</w:t>
        </w:r>
      </w:moveFrom>
    </w:p>
    <w:moveFromRangeEnd w:id="365"/>
    <w:p w14:paraId="6A6677B0" w14:textId="77777777" w:rsidR="003A225B" w:rsidRPr="003A225B" w:rsidRDefault="00A34B22" w:rsidP="003A225B">
      <w:pPr>
        <w:pStyle w:val="EndNoteBibliography"/>
        <w:ind w:left="720" w:hanging="720"/>
        <w:rPr>
          <w:noProof/>
        </w:rPr>
      </w:pPr>
      <w:del w:id="367" w:author="German Uritskiy" w:date="2018-12-19T08:47:00Z">
        <w:r w:rsidRPr="00A34B22">
          <w:rPr>
            <w:noProof/>
          </w:rPr>
          <w:delText>41.</w:delText>
        </w:r>
      </w:del>
      <w:moveFromRangeStart w:id="368" w:author="German Uritskiy" w:date="2018-12-19T08:47:00Z" w:name="move532972576"/>
      <w:moveFrom w:id="369" w:author="German Uritskiy" w:date="2018-12-19T08:47:00Z">
        <w:r w:rsidR="003A225B" w:rsidRPr="003A225B">
          <w:rPr>
            <w:noProof/>
          </w:rPr>
          <w:tab/>
          <w:t>G. Uritskiy</w:t>
        </w:r>
        <w:r w:rsidR="003A225B" w:rsidRPr="003A225B">
          <w:rPr>
            <w:i/>
            <w:noProof/>
          </w:rPr>
          <w:t xml:space="preserve"> et al.</w:t>
        </w:r>
        <w:r w:rsidR="003A225B" w:rsidRPr="003A225B">
          <w:rPr>
            <w:noProof/>
          </w:rPr>
          <w:t xml:space="preserve">, Response of extremophile microbiome to a rare rainfall reveals a two-step adaptation mechanism. </w:t>
        </w:r>
        <w:r w:rsidR="003A225B" w:rsidRPr="003A225B">
          <w:rPr>
            <w:i/>
            <w:noProof/>
          </w:rPr>
          <w:t>bioRxiv</w:t>
        </w:r>
        <w:r w:rsidR="003A225B" w:rsidRPr="003A225B">
          <w:rPr>
            <w:noProof/>
          </w:rPr>
          <w:t>,  (2018).</w:t>
        </w:r>
      </w:moveFrom>
    </w:p>
    <w:moveFromRangeEnd w:id="368"/>
    <w:p w14:paraId="461A51DA" w14:textId="77777777" w:rsidR="003A225B" w:rsidRPr="003A225B" w:rsidRDefault="00A34B22" w:rsidP="003A225B">
      <w:pPr>
        <w:pStyle w:val="EndNoteBibliography"/>
        <w:ind w:left="720" w:hanging="720"/>
        <w:rPr>
          <w:noProof/>
        </w:rPr>
      </w:pPr>
      <w:del w:id="370" w:author="German Uritskiy" w:date="2018-12-19T08:47:00Z">
        <w:r w:rsidRPr="00A34B22">
          <w:rPr>
            <w:noProof/>
          </w:rPr>
          <w:delText>42.</w:delText>
        </w:r>
      </w:del>
      <w:moveFromRangeStart w:id="371" w:author="German Uritskiy" w:date="2018-12-19T08:47:00Z" w:name="move532972585"/>
      <w:moveFrom w:id="372" w:author="German Uritskiy" w:date="2018-12-19T08:47:00Z">
        <w:r w:rsidR="003A225B" w:rsidRPr="003A225B">
          <w:rPr>
            <w:noProof/>
          </w:rPr>
          <w:tab/>
          <w:t>E. A. Becker</w:t>
        </w:r>
        <w:r w:rsidR="003A225B" w:rsidRPr="003A225B">
          <w:rPr>
            <w:i/>
            <w:noProof/>
          </w:rPr>
          <w:t xml:space="preserve"> et al.</w:t>
        </w:r>
        <w:r w:rsidR="003A225B" w:rsidRPr="003A225B">
          <w:rPr>
            <w:noProof/>
          </w:rPr>
          <w:t xml:space="preserve">, Phylogenetically driven sequencing of extremely halophilic archaea reveals strategies for static and dynamic osmo-response. </w:t>
        </w:r>
        <w:r w:rsidR="003A225B" w:rsidRPr="003A225B">
          <w:rPr>
            <w:i/>
            <w:noProof/>
          </w:rPr>
          <w:t>PLoS Genet</w:t>
        </w:r>
        <w:r w:rsidR="003A225B" w:rsidRPr="003A225B">
          <w:rPr>
            <w:noProof/>
          </w:rPr>
          <w:t xml:space="preserve"> </w:t>
        </w:r>
        <w:r w:rsidR="003A225B" w:rsidRPr="003A225B">
          <w:rPr>
            <w:b/>
            <w:noProof/>
          </w:rPr>
          <w:t>10</w:t>
        </w:r>
        <w:r w:rsidR="003A225B" w:rsidRPr="003A225B">
          <w:rPr>
            <w:noProof/>
          </w:rPr>
          <w:t>, e1004784 (2014).</w:t>
        </w:r>
      </w:moveFrom>
    </w:p>
    <w:moveFromRangeEnd w:id="371"/>
    <w:p w14:paraId="78179714" w14:textId="7AC2E37F" w:rsidR="003A225B" w:rsidRPr="003A225B" w:rsidRDefault="00A34B22" w:rsidP="003A225B">
      <w:pPr>
        <w:pStyle w:val="EndNoteBibliography"/>
        <w:ind w:left="720" w:hanging="720"/>
        <w:rPr>
          <w:noProof/>
        </w:rPr>
      </w:pPr>
      <w:del w:id="373" w:author="German Uritskiy" w:date="2018-12-19T08:47:00Z">
        <w:r w:rsidRPr="00A34B22">
          <w:rPr>
            <w:noProof/>
          </w:rPr>
          <w:delText>43.</w:delText>
        </w:r>
      </w:del>
      <w:r w:rsidR="003A225B" w:rsidRPr="003A225B">
        <w:rPr>
          <w:noProof/>
        </w:rPr>
        <w:tab/>
        <w:t>M. Z. DeMaere</w:t>
      </w:r>
      <w:r w:rsidR="003A225B" w:rsidRPr="003A225B">
        <w:rPr>
          <w:i/>
          <w:noProof/>
        </w:rPr>
        <w:t xml:space="preserve"> et al.</w:t>
      </w:r>
      <w:r w:rsidR="003A225B" w:rsidRPr="003A225B">
        <w:rPr>
          <w:noProof/>
        </w:rPr>
        <w:t xml:space="preserve">, High level of intergenera gene exchange shapes the evolution of haloarchaea in an isolated Antarctic lake. </w:t>
      </w:r>
      <w:r w:rsidR="003A225B" w:rsidRPr="003A225B">
        <w:rPr>
          <w:i/>
          <w:noProof/>
        </w:rPr>
        <w:t>Proc Natl Acad Sci U S A</w:t>
      </w:r>
      <w:r w:rsidR="003A225B" w:rsidRPr="003A225B">
        <w:rPr>
          <w:noProof/>
        </w:rPr>
        <w:t xml:space="preserve"> </w:t>
      </w:r>
      <w:r w:rsidR="003A225B" w:rsidRPr="003A225B">
        <w:rPr>
          <w:b/>
          <w:noProof/>
        </w:rPr>
        <w:t>110</w:t>
      </w:r>
      <w:r w:rsidR="003A225B" w:rsidRPr="003A225B">
        <w:rPr>
          <w:noProof/>
        </w:rPr>
        <w:t>, 16939-16944 (2013).</w:t>
      </w:r>
    </w:p>
    <w:p w14:paraId="4DF91897" w14:textId="77777777" w:rsidR="003A225B" w:rsidRPr="003A225B" w:rsidRDefault="003A225B" w:rsidP="003A225B">
      <w:pPr>
        <w:pStyle w:val="EndNoteBibliography"/>
        <w:ind w:left="720" w:hanging="720"/>
        <w:rPr>
          <w:noProof/>
        </w:rPr>
      </w:pPr>
      <w:ins w:id="374" w:author="German Uritskiy" w:date="2018-12-19T08:47:00Z">
        <w:r w:rsidRPr="003A225B">
          <w:rPr>
            <w:noProof/>
          </w:rPr>
          <w:t>39.</w:t>
        </w:r>
      </w:ins>
      <w:moveToRangeStart w:id="375" w:author="German Uritskiy" w:date="2018-12-19T08:47:00Z" w:name="move532972586"/>
      <w:moveTo w:id="376" w:author="German Uritskiy" w:date="2018-12-19T08:47:00Z">
        <w:r w:rsidRPr="003A225B">
          <w:rPr>
            <w:noProof/>
          </w:rPr>
          <w:tab/>
          <w:t>P. Narasingarao</w:t>
        </w:r>
        <w:r w:rsidRPr="003A225B">
          <w:rPr>
            <w:i/>
            <w:noProof/>
          </w:rPr>
          <w:t xml:space="preserve"> et al.</w:t>
        </w:r>
        <w:r w:rsidRPr="003A225B">
          <w:rPr>
            <w:noProof/>
          </w:rPr>
          <w:t xml:space="preserve">, De novo metagenomic assembly reveals abundant novel major lineage of Archaea in hypersaline microbial communities. </w:t>
        </w:r>
        <w:r w:rsidRPr="003A225B">
          <w:rPr>
            <w:i/>
            <w:noProof/>
          </w:rPr>
          <w:t>ISME J</w:t>
        </w:r>
        <w:r w:rsidRPr="003A225B">
          <w:rPr>
            <w:noProof/>
          </w:rPr>
          <w:t xml:space="preserve"> </w:t>
        </w:r>
        <w:r w:rsidRPr="003A225B">
          <w:rPr>
            <w:b/>
            <w:noProof/>
          </w:rPr>
          <w:t>6</w:t>
        </w:r>
        <w:r w:rsidRPr="003A225B">
          <w:rPr>
            <w:noProof/>
          </w:rPr>
          <w:t>, 81-93 (2012).</w:t>
        </w:r>
      </w:moveTo>
    </w:p>
    <w:moveToRangeEnd w:id="375"/>
    <w:p w14:paraId="55EFFC27" w14:textId="77777777" w:rsidR="003A225B" w:rsidRPr="003A225B" w:rsidRDefault="00A34B22" w:rsidP="003A225B">
      <w:pPr>
        <w:pStyle w:val="EndNoteBibliography"/>
        <w:ind w:left="720" w:hanging="720"/>
        <w:rPr>
          <w:noProof/>
        </w:rPr>
      </w:pPr>
      <w:del w:id="377" w:author="German Uritskiy" w:date="2018-12-19T08:47:00Z">
        <w:r w:rsidRPr="00A34B22">
          <w:rPr>
            <w:noProof/>
          </w:rPr>
          <w:delText>44</w:delText>
        </w:r>
      </w:del>
      <w:moveFromRangeStart w:id="378" w:author="German Uritskiy" w:date="2018-12-19T08:47:00Z" w:name="move532972587"/>
      <w:moveFrom w:id="379" w:author="German Uritskiy" w:date="2018-12-19T08:47:00Z">
        <w:r w:rsidR="003A225B" w:rsidRPr="003A225B">
          <w:rPr>
            <w:noProof/>
          </w:rPr>
          <w:t>.</w:t>
        </w:r>
        <w:r w:rsidR="003A225B" w:rsidRPr="003A225B">
          <w:rPr>
            <w:noProof/>
          </w:rPr>
          <w:tab/>
          <w:t xml:space="preserve">L. Solden, K. Lloyd, K. Wrighton, The bright side of microbial dark matter: lessons learned from the uncultivated majority. </w:t>
        </w:r>
        <w:r w:rsidR="003A225B" w:rsidRPr="003A225B">
          <w:rPr>
            <w:i/>
            <w:noProof/>
          </w:rPr>
          <w:t>Curr Opin Microbiol</w:t>
        </w:r>
        <w:r w:rsidR="003A225B" w:rsidRPr="003A225B">
          <w:rPr>
            <w:noProof/>
          </w:rPr>
          <w:t xml:space="preserve"> </w:t>
        </w:r>
        <w:r w:rsidR="003A225B" w:rsidRPr="003A225B">
          <w:rPr>
            <w:b/>
            <w:noProof/>
          </w:rPr>
          <w:t>31</w:t>
        </w:r>
        <w:r w:rsidR="003A225B" w:rsidRPr="003A225B">
          <w:rPr>
            <w:noProof/>
          </w:rPr>
          <w:t>, 217-226 (2016).</w:t>
        </w:r>
      </w:moveFrom>
    </w:p>
    <w:moveFromRangeEnd w:id="378"/>
    <w:p w14:paraId="74F0A1B9" w14:textId="72A93670" w:rsidR="003A225B" w:rsidRPr="003A225B" w:rsidRDefault="00A34B22" w:rsidP="003A225B">
      <w:pPr>
        <w:pStyle w:val="EndNoteBibliography"/>
        <w:ind w:left="720" w:hanging="720"/>
        <w:rPr>
          <w:noProof/>
        </w:rPr>
      </w:pPr>
      <w:del w:id="380" w:author="German Uritskiy" w:date="2018-12-19T08:47:00Z">
        <w:r w:rsidRPr="00A34B22">
          <w:rPr>
            <w:noProof/>
          </w:rPr>
          <w:delText>45</w:delText>
        </w:r>
      </w:del>
      <w:ins w:id="381" w:author="German Uritskiy" w:date="2018-12-19T08:47:00Z">
        <w:r w:rsidR="003A225B" w:rsidRPr="003A225B">
          <w:rPr>
            <w:noProof/>
          </w:rPr>
          <w:t>40</w:t>
        </w:r>
      </w:ins>
      <w:r w:rsidR="003A225B" w:rsidRPr="003A225B">
        <w:rPr>
          <w:noProof/>
        </w:rPr>
        <w:t>.</w:t>
      </w:r>
      <w:r w:rsidR="003A225B" w:rsidRPr="003A225B">
        <w:rPr>
          <w:noProof/>
        </w:rPr>
        <w:tab/>
        <w:t xml:space="preserve">A. Ventosa, R. R. de la Haba, C. Sanchez-Porro, R. T. Papke, Microbial diversity of hypersaline environments: a metagenomic approach. </w:t>
      </w:r>
      <w:r w:rsidR="003A225B" w:rsidRPr="003A225B">
        <w:rPr>
          <w:i/>
          <w:noProof/>
        </w:rPr>
        <w:t>Curr Opin Microbiol</w:t>
      </w:r>
      <w:r w:rsidR="003A225B" w:rsidRPr="003A225B">
        <w:rPr>
          <w:noProof/>
        </w:rPr>
        <w:t xml:space="preserve"> </w:t>
      </w:r>
      <w:r w:rsidR="003A225B" w:rsidRPr="003A225B">
        <w:rPr>
          <w:b/>
          <w:noProof/>
        </w:rPr>
        <w:t>25</w:t>
      </w:r>
      <w:r w:rsidR="003A225B" w:rsidRPr="003A225B">
        <w:rPr>
          <w:noProof/>
        </w:rPr>
        <w:t>, 80-87 (2015).</w:t>
      </w:r>
    </w:p>
    <w:p w14:paraId="1B33EF91" w14:textId="77777777" w:rsidR="003A225B" w:rsidRPr="003A225B" w:rsidRDefault="00A34B22" w:rsidP="003A225B">
      <w:pPr>
        <w:pStyle w:val="EndNoteBibliography"/>
        <w:ind w:left="720" w:hanging="720"/>
        <w:rPr>
          <w:noProof/>
        </w:rPr>
      </w:pPr>
      <w:del w:id="382" w:author="German Uritskiy" w:date="2018-12-19T08:47:00Z">
        <w:r w:rsidRPr="00A34B22">
          <w:rPr>
            <w:noProof/>
          </w:rPr>
          <w:delText>46.</w:delText>
        </w:r>
      </w:del>
      <w:moveFromRangeStart w:id="383" w:author="German Uritskiy" w:date="2018-12-19T08:47:00Z" w:name="move532972586"/>
      <w:moveFrom w:id="384" w:author="German Uritskiy" w:date="2018-12-19T08:47:00Z">
        <w:r w:rsidR="003A225B" w:rsidRPr="003A225B">
          <w:rPr>
            <w:noProof/>
          </w:rPr>
          <w:tab/>
          <w:t>P. Narasingarao</w:t>
        </w:r>
        <w:r w:rsidR="003A225B" w:rsidRPr="003A225B">
          <w:rPr>
            <w:i/>
            <w:noProof/>
          </w:rPr>
          <w:t xml:space="preserve"> et al.</w:t>
        </w:r>
        <w:r w:rsidR="003A225B" w:rsidRPr="003A225B">
          <w:rPr>
            <w:noProof/>
          </w:rPr>
          <w:t xml:space="preserve">, De novo metagenomic assembly reveals abundant novel major lineage of Archaea in hypersaline microbial communities. </w:t>
        </w:r>
        <w:r w:rsidR="003A225B" w:rsidRPr="003A225B">
          <w:rPr>
            <w:i/>
            <w:noProof/>
          </w:rPr>
          <w:t>ISME J</w:t>
        </w:r>
        <w:r w:rsidR="003A225B" w:rsidRPr="003A225B">
          <w:rPr>
            <w:noProof/>
          </w:rPr>
          <w:t xml:space="preserve"> </w:t>
        </w:r>
        <w:r w:rsidR="003A225B" w:rsidRPr="003A225B">
          <w:rPr>
            <w:b/>
            <w:noProof/>
          </w:rPr>
          <w:t>6</w:t>
        </w:r>
        <w:r w:rsidR="003A225B" w:rsidRPr="003A225B">
          <w:rPr>
            <w:noProof/>
          </w:rPr>
          <w:t>, 81-93 (2012).</w:t>
        </w:r>
      </w:moveFrom>
    </w:p>
    <w:moveFromRangeEnd w:id="383"/>
    <w:p w14:paraId="16842DF5" w14:textId="77777777" w:rsidR="003A225B" w:rsidRPr="003A225B" w:rsidRDefault="00A34B22" w:rsidP="003A225B">
      <w:pPr>
        <w:pStyle w:val="EndNoteBibliography"/>
        <w:ind w:left="720" w:hanging="720"/>
        <w:rPr>
          <w:noProof/>
        </w:rPr>
      </w:pPr>
      <w:del w:id="385" w:author="German Uritskiy" w:date="2018-12-19T08:47:00Z">
        <w:r w:rsidRPr="00A34B22">
          <w:rPr>
            <w:noProof/>
          </w:rPr>
          <w:delText>47</w:delText>
        </w:r>
      </w:del>
      <w:moveFromRangeStart w:id="386" w:author="German Uritskiy" w:date="2018-12-19T08:47:00Z" w:name="move532972577"/>
      <w:moveFrom w:id="387" w:author="German Uritskiy" w:date="2018-12-19T08:47:00Z">
        <w:r w:rsidR="003A225B" w:rsidRPr="003A225B">
          <w:rPr>
            <w:noProof/>
          </w:rPr>
          <w:t>.</w:t>
        </w:r>
        <w:r w:rsidR="003A225B" w:rsidRPr="003A225B">
          <w:rPr>
            <w:noProof/>
          </w:rPr>
          <w:tab/>
          <w:t xml:space="preserve">D. D. Kang, J. Froula, R. Egan, Z. Wang, MetaBAT, an efficient tool for accurately reconstructing single genomes from complex microbial communities. </w:t>
        </w:r>
        <w:r w:rsidR="003A225B" w:rsidRPr="003A225B">
          <w:rPr>
            <w:i/>
            <w:noProof/>
          </w:rPr>
          <w:t>PeerJ</w:t>
        </w:r>
        <w:r w:rsidR="003A225B" w:rsidRPr="003A225B">
          <w:rPr>
            <w:noProof/>
          </w:rPr>
          <w:t xml:space="preserve"> </w:t>
        </w:r>
        <w:r w:rsidR="003A225B" w:rsidRPr="003A225B">
          <w:rPr>
            <w:b/>
            <w:noProof/>
          </w:rPr>
          <w:t>3</w:t>
        </w:r>
        <w:r w:rsidR="003A225B" w:rsidRPr="003A225B">
          <w:rPr>
            <w:noProof/>
          </w:rPr>
          <w:t>, e1165 (2015).</w:t>
        </w:r>
      </w:moveFrom>
    </w:p>
    <w:moveFromRangeEnd w:id="386"/>
    <w:p w14:paraId="18DBE67B" w14:textId="67E3BF82" w:rsidR="003A225B" w:rsidRPr="003A225B" w:rsidRDefault="00A34B22" w:rsidP="003A225B">
      <w:pPr>
        <w:pStyle w:val="EndNoteBibliography"/>
        <w:ind w:left="720" w:hanging="720"/>
        <w:rPr>
          <w:noProof/>
        </w:rPr>
      </w:pPr>
      <w:del w:id="388" w:author="German Uritskiy" w:date="2018-12-19T08:47:00Z">
        <w:r w:rsidRPr="00A34B22">
          <w:rPr>
            <w:noProof/>
          </w:rPr>
          <w:delText>48</w:delText>
        </w:r>
      </w:del>
      <w:ins w:id="389" w:author="German Uritskiy" w:date="2018-12-19T08:47:00Z">
        <w:r w:rsidR="003A225B" w:rsidRPr="003A225B">
          <w:rPr>
            <w:noProof/>
          </w:rPr>
          <w:t>41</w:t>
        </w:r>
      </w:ins>
      <w:r w:rsidR="003A225B" w:rsidRPr="003A225B">
        <w:rPr>
          <w:noProof/>
        </w:rPr>
        <w:t>.</w:t>
      </w:r>
      <w:r w:rsidR="003A225B" w:rsidRPr="003A225B">
        <w:rPr>
          <w:noProof/>
        </w:rPr>
        <w:tab/>
        <w:t>J. M. Haro-Moreno</w:t>
      </w:r>
      <w:r w:rsidR="003A225B" w:rsidRPr="003A225B">
        <w:rPr>
          <w:i/>
          <w:noProof/>
        </w:rPr>
        <w:t xml:space="preserve"> et al.</w:t>
      </w:r>
      <w:r w:rsidR="003A225B" w:rsidRPr="003A225B">
        <w:rPr>
          <w:noProof/>
        </w:rPr>
        <w:t xml:space="preserve">, Fine metagenomic profile of the Mediterranean stratified and mixed water columns revealed by assembly and recruitment. </w:t>
      </w:r>
      <w:r w:rsidR="003A225B" w:rsidRPr="003A225B">
        <w:rPr>
          <w:i/>
          <w:noProof/>
        </w:rPr>
        <w:t>Microbiome</w:t>
      </w:r>
      <w:r w:rsidR="003A225B" w:rsidRPr="003A225B">
        <w:rPr>
          <w:noProof/>
        </w:rPr>
        <w:t xml:space="preserve"> </w:t>
      </w:r>
      <w:r w:rsidR="003A225B" w:rsidRPr="003A225B">
        <w:rPr>
          <w:b/>
          <w:noProof/>
        </w:rPr>
        <w:t>6</w:t>
      </w:r>
      <w:r w:rsidR="003A225B" w:rsidRPr="003A225B">
        <w:rPr>
          <w:noProof/>
        </w:rPr>
        <w:t>, 128 (2018).</w:t>
      </w:r>
    </w:p>
    <w:p w14:paraId="079A2330" w14:textId="2736BE36" w:rsidR="003A225B" w:rsidRPr="003A225B" w:rsidRDefault="00A34B22" w:rsidP="003A225B">
      <w:pPr>
        <w:pStyle w:val="EndNoteBibliography"/>
        <w:ind w:left="720" w:hanging="720"/>
        <w:rPr>
          <w:noProof/>
        </w:rPr>
      </w:pPr>
      <w:del w:id="390" w:author="German Uritskiy" w:date="2018-12-19T08:47:00Z">
        <w:r w:rsidRPr="00A34B22">
          <w:rPr>
            <w:noProof/>
          </w:rPr>
          <w:delText>49</w:delText>
        </w:r>
      </w:del>
      <w:ins w:id="391" w:author="German Uritskiy" w:date="2018-12-19T08:47:00Z">
        <w:r w:rsidR="003A225B" w:rsidRPr="003A225B">
          <w:rPr>
            <w:noProof/>
          </w:rPr>
          <w:t>42</w:t>
        </w:r>
      </w:ins>
      <w:r w:rsidR="003A225B" w:rsidRPr="003A225B">
        <w:rPr>
          <w:noProof/>
        </w:rPr>
        <w:t>.</w:t>
      </w:r>
      <w:r w:rsidR="003A225B" w:rsidRPr="003A225B">
        <w:rPr>
          <w:noProof/>
        </w:rPr>
        <w:tab/>
        <w:t xml:space="preserve">M. R. Olm, C. T. Brown, B. Brooks, J. F. Banfield, dRep: a tool for fast and accurate genomic comparisons that enables improved genome recovery from metagenomes through de-replication. </w:t>
      </w:r>
      <w:r w:rsidR="003A225B" w:rsidRPr="003A225B">
        <w:rPr>
          <w:i/>
          <w:noProof/>
        </w:rPr>
        <w:t>ISME J</w:t>
      </w:r>
      <w:r w:rsidR="003A225B" w:rsidRPr="003A225B">
        <w:rPr>
          <w:noProof/>
        </w:rPr>
        <w:t xml:space="preserve"> </w:t>
      </w:r>
      <w:r w:rsidR="003A225B" w:rsidRPr="003A225B">
        <w:rPr>
          <w:b/>
          <w:noProof/>
        </w:rPr>
        <w:t>11</w:t>
      </w:r>
      <w:r w:rsidR="003A225B" w:rsidRPr="003A225B">
        <w:rPr>
          <w:noProof/>
        </w:rPr>
        <w:t>, 2864-2868 (2017).</w:t>
      </w:r>
    </w:p>
    <w:p w14:paraId="11C81218" w14:textId="77777777" w:rsidR="003A225B" w:rsidRPr="003A225B" w:rsidRDefault="003A225B" w:rsidP="003A225B">
      <w:pPr>
        <w:pStyle w:val="EndNoteBibliography"/>
        <w:ind w:left="720" w:hanging="720"/>
        <w:rPr>
          <w:noProof/>
        </w:rPr>
      </w:pPr>
      <w:ins w:id="392" w:author="German Uritskiy" w:date="2018-12-19T08:47:00Z">
        <w:r w:rsidRPr="003A225B">
          <w:rPr>
            <w:noProof/>
          </w:rPr>
          <w:t>43.</w:t>
        </w:r>
      </w:ins>
      <w:moveToRangeStart w:id="393" w:author="German Uritskiy" w:date="2018-12-19T08:47:00Z" w:name="move532972582"/>
      <w:moveTo w:id="394" w:author="German Uritskiy" w:date="2018-12-19T08:47:00Z">
        <w:r w:rsidRPr="003A225B">
          <w:rPr>
            <w:noProof/>
          </w:rPr>
          <w:tab/>
          <w:t>K. M. Finstad</w:t>
        </w:r>
        <w:r w:rsidRPr="003A225B">
          <w:rPr>
            <w:i/>
            <w:noProof/>
          </w:rPr>
          <w:t xml:space="preserve"> et al.</w:t>
        </w:r>
        <w:r w:rsidRPr="003A225B">
          <w:rPr>
            <w:noProof/>
          </w:rPr>
          <w:t xml:space="preserve">, Microbial Community Structure and the Persistence of Cyanobacterial Populations in Salt Crusts of the Hyperarid Atacama Desert from Genome-Resolved Metagenomics. </w:t>
        </w:r>
        <w:r w:rsidRPr="003A225B">
          <w:rPr>
            <w:i/>
            <w:noProof/>
          </w:rPr>
          <w:t>Front Microbiol</w:t>
        </w:r>
        <w:r w:rsidRPr="003A225B">
          <w:rPr>
            <w:noProof/>
          </w:rPr>
          <w:t xml:space="preserve"> </w:t>
        </w:r>
        <w:r w:rsidRPr="003A225B">
          <w:rPr>
            <w:b/>
            <w:noProof/>
          </w:rPr>
          <w:t>8</w:t>
        </w:r>
        <w:r w:rsidRPr="003A225B">
          <w:rPr>
            <w:noProof/>
          </w:rPr>
          <w:t>, 1435 (2017).</w:t>
        </w:r>
      </w:moveTo>
    </w:p>
    <w:moveToRangeEnd w:id="393"/>
    <w:p w14:paraId="77964C14" w14:textId="7A2BEB3D" w:rsidR="003A225B" w:rsidRPr="003A225B" w:rsidRDefault="00A34B22" w:rsidP="003A225B">
      <w:pPr>
        <w:pStyle w:val="EndNoteBibliography"/>
        <w:ind w:left="720" w:hanging="720"/>
        <w:rPr>
          <w:noProof/>
        </w:rPr>
      </w:pPr>
      <w:del w:id="395" w:author="German Uritskiy" w:date="2018-12-19T08:47:00Z">
        <w:r w:rsidRPr="00A34B22">
          <w:rPr>
            <w:noProof/>
          </w:rPr>
          <w:delText>50</w:delText>
        </w:r>
      </w:del>
      <w:ins w:id="396" w:author="German Uritskiy" w:date="2018-12-19T08:47:00Z">
        <w:r w:rsidR="003A225B" w:rsidRPr="003A225B">
          <w:rPr>
            <w:noProof/>
          </w:rPr>
          <w:t>44</w:t>
        </w:r>
      </w:ins>
      <w:r w:rsidR="003A225B" w:rsidRPr="003A225B">
        <w:rPr>
          <w:noProof/>
        </w:rPr>
        <w:t>.</w:t>
      </w:r>
      <w:r w:rsidR="003A225B" w:rsidRPr="003A225B">
        <w:rPr>
          <w:noProof/>
        </w:rPr>
        <w:tab/>
        <w:t>J. K. Goodrich</w:t>
      </w:r>
      <w:r w:rsidR="003A225B" w:rsidRPr="003A225B">
        <w:rPr>
          <w:i/>
          <w:noProof/>
        </w:rPr>
        <w:t xml:space="preserve"> et al.</w:t>
      </w:r>
      <w:r w:rsidR="003A225B" w:rsidRPr="003A225B">
        <w:rPr>
          <w:noProof/>
        </w:rPr>
        <w:t xml:space="preserve">, Conducting a microbiome study. </w:t>
      </w:r>
      <w:r w:rsidR="003A225B" w:rsidRPr="003A225B">
        <w:rPr>
          <w:i/>
          <w:noProof/>
        </w:rPr>
        <w:t>Cell</w:t>
      </w:r>
      <w:r w:rsidR="003A225B" w:rsidRPr="003A225B">
        <w:rPr>
          <w:noProof/>
        </w:rPr>
        <w:t xml:space="preserve"> </w:t>
      </w:r>
      <w:r w:rsidR="003A225B" w:rsidRPr="003A225B">
        <w:rPr>
          <w:b/>
          <w:noProof/>
        </w:rPr>
        <w:t>158</w:t>
      </w:r>
      <w:r w:rsidR="003A225B" w:rsidRPr="003A225B">
        <w:rPr>
          <w:noProof/>
        </w:rPr>
        <w:t>, 250-262 (2014).</w:t>
      </w:r>
    </w:p>
    <w:p w14:paraId="77FC9E90" w14:textId="01EC8A43" w:rsidR="003A225B" w:rsidRPr="003A225B" w:rsidRDefault="00A34B22" w:rsidP="003A225B">
      <w:pPr>
        <w:pStyle w:val="EndNoteBibliography"/>
        <w:ind w:left="720" w:hanging="720"/>
        <w:rPr>
          <w:noProof/>
        </w:rPr>
      </w:pPr>
      <w:del w:id="397" w:author="German Uritskiy" w:date="2018-12-19T08:47:00Z">
        <w:r w:rsidRPr="00A34B22">
          <w:rPr>
            <w:noProof/>
          </w:rPr>
          <w:delText>51</w:delText>
        </w:r>
      </w:del>
      <w:ins w:id="398" w:author="German Uritskiy" w:date="2018-12-19T08:47:00Z">
        <w:r w:rsidR="003A225B" w:rsidRPr="003A225B">
          <w:rPr>
            <w:noProof/>
          </w:rPr>
          <w:t>45</w:t>
        </w:r>
      </w:ins>
      <w:r w:rsidR="003A225B" w:rsidRPr="003A225B">
        <w:rPr>
          <w:noProof/>
        </w:rPr>
        <w:t>.</w:t>
      </w:r>
      <w:r w:rsidR="003A225B" w:rsidRPr="003A225B">
        <w:rPr>
          <w:noProof/>
        </w:rPr>
        <w:tab/>
        <w:t>C. D. Vavourakis</w:t>
      </w:r>
      <w:r w:rsidR="003A225B" w:rsidRPr="003A225B">
        <w:rPr>
          <w:i/>
          <w:noProof/>
        </w:rPr>
        <w:t xml:space="preserve"> et al.</w:t>
      </w:r>
      <w:r w:rsidR="003A225B" w:rsidRPr="003A225B">
        <w:rPr>
          <w:noProof/>
        </w:rPr>
        <w:t xml:space="preserve">, Metagenomic Insights into the Uncultured Diversity and Physiology of Microbes in Four Hypersaline Soda Lake Brines. </w:t>
      </w:r>
      <w:r w:rsidR="003A225B" w:rsidRPr="003A225B">
        <w:rPr>
          <w:i/>
          <w:noProof/>
        </w:rPr>
        <w:t>Front Microbiol</w:t>
      </w:r>
      <w:r w:rsidR="003A225B" w:rsidRPr="003A225B">
        <w:rPr>
          <w:noProof/>
        </w:rPr>
        <w:t xml:space="preserve"> </w:t>
      </w:r>
      <w:r w:rsidR="003A225B" w:rsidRPr="003A225B">
        <w:rPr>
          <w:b/>
          <w:noProof/>
        </w:rPr>
        <w:t>7</w:t>
      </w:r>
      <w:r w:rsidR="003A225B" w:rsidRPr="003A225B">
        <w:rPr>
          <w:noProof/>
        </w:rPr>
        <w:t>, 211 (2016).</w:t>
      </w:r>
    </w:p>
    <w:p w14:paraId="090D090D" w14:textId="77777777" w:rsidR="003A225B" w:rsidRPr="003A225B" w:rsidRDefault="003A225B" w:rsidP="003A225B">
      <w:pPr>
        <w:pStyle w:val="EndNoteBibliography"/>
        <w:ind w:left="720" w:hanging="720"/>
        <w:rPr>
          <w:noProof/>
        </w:rPr>
      </w:pPr>
      <w:ins w:id="399" w:author="German Uritskiy" w:date="2018-12-19T08:47:00Z">
        <w:r w:rsidRPr="003A225B">
          <w:rPr>
            <w:noProof/>
          </w:rPr>
          <w:t>46.</w:t>
        </w:r>
      </w:ins>
      <w:moveToRangeStart w:id="400" w:author="German Uritskiy" w:date="2018-12-19T08:47:00Z" w:name="move532972581"/>
      <w:moveTo w:id="401" w:author="German Uritskiy" w:date="2018-12-19T08:47:00Z">
        <w:r w:rsidRPr="003A225B">
          <w:rPr>
            <w:noProof/>
          </w:rPr>
          <w:tab/>
          <w:t>A. Crits-Christoph</w:t>
        </w:r>
        <w:r w:rsidRPr="003A225B">
          <w:rPr>
            <w:i/>
            <w:noProof/>
          </w:rPr>
          <w:t xml:space="preserve"> et al.</w:t>
        </w:r>
        <w:r w:rsidRPr="003A225B">
          <w:rPr>
            <w:noProof/>
          </w:rPr>
          <w:t xml:space="preserve">, Functional interactions of archaea, bacteria and viruses in a hypersaline endolithic community. </w:t>
        </w:r>
        <w:r w:rsidRPr="003A225B">
          <w:rPr>
            <w:i/>
            <w:noProof/>
          </w:rPr>
          <w:t>Environ Microbiol</w:t>
        </w:r>
        <w:r w:rsidRPr="003A225B">
          <w:rPr>
            <w:noProof/>
          </w:rPr>
          <w:t xml:space="preserve"> </w:t>
        </w:r>
        <w:r w:rsidRPr="003A225B">
          <w:rPr>
            <w:b/>
            <w:noProof/>
          </w:rPr>
          <w:t>18</w:t>
        </w:r>
        <w:r w:rsidRPr="003A225B">
          <w:rPr>
            <w:noProof/>
          </w:rPr>
          <w:t>, 2064-2077 (2016).</w:t>
        </w:r>
      </w:moveTo>
    </w:p>
    <w:moveToRangeEnd w:id="400"/>
    <w:p w14:paraId="0CA9E3B0" w14:textId="6A80CCA2" w:rsidR="003A225B" w:rsidRPr="003A225B" w:rsidRDefault="00A34B22" w:rsidP="003A225B">
      <w:pPr>
        <w:pStyle w:val="EndNoteBibliography"/>
        <w:ind w:left="720" w:hanging="720"/>
        <w:rPr>
          <w:noProof/>
        </w:rPr>
      </w:pPr>
      <w:del w:id="402" w:author="German Uritskiy" w:date="2018-12-19T08:47:00Z">
        <w:r w:rsidRPr="00A34B22">
          <w:rPr>
            <w:noProof/>
          </w:rPr>
          <w:delText>52</w:delText>
        </w:r>
      </w:del>
      <w:ins w:id="403" w:author="German Uritskiy" w:date="2018-12-19T08:47:00Z">
        <w:r w:rsidR="003A225B" w:rsidRPr="003A225B">
          <w:rPr>
            <w:noProof/>
          </w:rPr>
          <w:t>47</w:t>
        </w:r>
      </w:ins>
      <w:r w:rsidR="003A225B" w:rsidRPr="003A225B">
        <w:rPr>
          <w:noProof/>
        </w:rPr>
        <w:t>.</w:t>
      </w:r>
      <w:r w:rsidR="003A225B" w:rsidRPr="003A225B">
        <w:rPr>
          <w:noProof/>
        </w:rPr>
        <w:tab/>
        <w:t>R. D. Stewart</w:t>
      </w:r>
      <w:r w:rsidR="003A225B" w:rsidRPr="003A225B">
        <w:rPr>
          <w:i/>
          <w:noProof/>
        </w:rPr>
        <w:t xml:space="preserve"> et al.</w:t>
      </w:r>
      <w:r w:rsidR="003A225B" w:rsidRPr="003A225B">
        <w:rPr>
          <w:noProof/>
        </w:rPr>
        <w:t xml:space="preserve">, Assembly of 913 microbial genomes from metagenomic sequencing of the cow rumen. </w:t>
      </w:r>
      <w:r w:rsidR="003A225B" w:rsidRPr="003A225B">
        <w:rPr>
          <w:i/>
          <w:noProof/>
        </w:rPr>
        <w:t>Nat Commun</w:t>
      </w:r>
      <w:r w:rsidR="003A225B" w:rsidRPr="003A225B">
        <w:rPr>
          <w:noProof/>
        </w:rPr>
        <w:t xml:space="preserve"> </w:t>
      </w:r>
      <w:r w:rsidR="003A225B" w:rsidRPr="003A225B">
        <w:rPr>
          <w:b/>
          <w:noProof/>
        </w:rPr>
        <w:t>9</w:t>
      </w:r>
      <w:r w:rsidR="003A225B" w:rsidRPr="003A225B">
        <w:rPr>
          <w:noProof/>
        </w:rPr>
        <w:t>, 870 (2018).</w:t>
      </w:r>
    </w:p>
    <w:p w14:paraId="6F579F01" w14:textId="6A3747B5" w:rsidR="003A225B" w:rsidRPr="003A225B" w:rsidRDefault="00A34B22" w:rsidP="003A225B">
      <w:pPr>
        <w:pStyle w:val="EndNoteBibliography"/>
        <w:ind w:left="720" w:hanging="720"/>
        <w:rPr>
          <w:noProof/>
        </w:rPr>
      </w:pPr>
      <w:del w:id="404" w:author="German Uritskiy" w:date="2018-12-19T08:47:00Z">
        <w:r w:rsidRPr="00A34B22">
          <w:rPr>
            <w:noProof/>
          </w:rPr>
          <w:delText>53</w:delText>
        </w:r>
      </w:del>
      <w:ins w:id="405" w:author="German Uritskiy" w:date="2018-12-19T08:47:00Z">
        <w:r w:rsidR="003A225B" w:rsidRPr="003A225B">
          <w:rPr>
            <w:noProof/>
          </w:rPr>
          <w:t>48</w:t>
        </w:r>
      </w:ins>
      <w:r w:rsidR="003A225B" w:rsidRPr="003A225B">
        <w:rPr>
          <w:noProof/>
        </w:rPr>
        <w:t>.</w:t>
      </w:r>
      <w:r w:rsidR="003A225B" w:rsidRPr="003A225B">
        <w:rPr>
          <w:noProof/>
        </w:rPr>
        <w:tab/>
        <w:t xml:space="preserve">S. M. Gibbons, C. Duvallet, E. J. Alm, Correcting for batch effects in case-control microbiome studies. </w:t>
      </w:r>
      <w:r w:rsidR="003A225B" w:rsidRPr="003A225B">
        <w:rPr>
          <w:i/>
          <w:noProof/>
        </w:rPr>
        <w:t>PLoS Comput Biol</w:t>
      </w:r>
      <w:r w:rsidR="003A225B" w:rsidRPr="003A225B">
        <w:rPr>
          <w:noProof/>
        </w:rPr>
        <w:t xml:space="preserve"> </w:t>
      </w:r>
      <w:r w:rsidR="003A225B" w:rsidRPr="003A225B">
        <w:rPr>
          <w:b/>
          <w:noProof/>
        </w:rPr>
        <w:t>14</w:t>
      </w:r>
      <w:r w:rsidR="003A225B" w:rsidRPr="003A225B">
        <w:rPr>
          <w:noProof/>
        </w:rPr>
        <w:t>, e1006102 (2018).</w:t>
      </w:r>
    </w:p>
    <w:p w14:paraId="5904755F" w14:textId="65C6C7F6" w:rsidR="003A225B" w:rsidRPr="003A225B" w:rsidRDefault="00A34B22" w:rsidP="003A225B">
      <w:pPr>
        <w:pStyle w:val="EndNoteBibliography"/>
        <w:ind w:left="720" w:hanging="720"/>
        <w:rPr>
          <w:noProof/>
        </w:rPr>
      </w:pPr>
      <w:del w:id="406" w:author="German Uritskiy" w:date="2018-12-19T08:47:00Z">
        <w:r w:rsidRPr="00A34B22">
          <w:rPr>
            <w:noProof/>
          </w:rPr>
          <w:delText>54</w:delText>
        </w:r>
      </w:del>
      <w:ins w:id="407" w:author="German Uritskiy" w:date="2018-12-19T08:47:00Z">
        <w:r w:rsidR="003A225B" w:rsidRPr="003A225B">
          <w:rPr>
            <w:noProof/>
          </w:rPr>
          <w:t>49</w:t>
        </w:r>
      </w:ins>
      <w:r w:rsidR="003A225B" w:rsidRPr="003A225B">
        <w:rPr>
          <w:noProof/>
        </w:rPr>
        <w:t>.</w:t>
      </w:r>
      <w:r w:rsidR="003A225B" w:rsidRPr="003A225B">
        <w:rPr>
          <w:noProof/>
        </w:rPr>
        <w:tab/>
        <w:t xml:space="preserve">S. Paul, S. K. Bag, S. Das, E. T. Harvill, C. Dutta, Molecular signature of hypersaline adaptation: insights from genome and proteome composition of halophilic prokaryotes. </w:t>
      </w:r>
      <w:r w:rsidR="003A225B" w:rsidRPr="003A225B">
        <w:rPr>
          <w:i/>
          <w:noProof/>
        </w:rPr>
        <w:t>Genome Biol</w:t>
      </w:r>
      <w:r w:rsidR="003A225B" w:rsidRPr="003A225B">
        <w:rPr>
          <w:noProof/>
        </w:rPr>
        <w:t xml:space="preserve"> </w:t>
      </w:r>
      <w:r w:rsidR="003A225B" w:rsidRPr="003A225B">
        <w:rPr>
          <w:b/>
          <w:noProof/>
        </w:rPr>
        <w:t>9</w:t>
      </w:r>
      <w:r w:rsidR="003A225B" w:rsidRPr="003A225B">
        <w:rPr>
          <w:noProof/>
        </w:rPr>
        <w:t>, R70 (2008).</w:t>
      </w:r>
    </w:p>
    <w:p w14:paraId="735B2643" w14:textId="15F22713" w:rsidR="003A225B" w:rsidRPr="003A225B" w:rsidRDefault="00A34B22" w:rsidP="003A225B">
      <w:pPr>
        <w:pStyle w:val="EndNoteBibliography"/>
        <w:ind w:left="720" w:hanging="720"/>
        <w:rPr>
          <w:noProof/>
        </w:rPr>
      </w:pPr>
      <w:del w:id="408" w:author="German Uritskiy" w:date="2018-12-19T08:47:00Z">
        <w:r w:rsidRPr="00A34B22">
          <w:rPr>
            <w:noProof/>
          </w:rPr>
          <w:delText>55</w:delText>
        </w:r>
      </w:del>
      <w:ins w:id="409" w:author="German Uritskiy" w:date="2018-12-19T08:47:00Z">
        <w:r w:rsidR="003A225B" w:rsidRPr="003A225B">
          <w:rPr>
            <w:noProof/>
          </w:rPr>
          <w:t>50</w:t>
        </w:r>
      </w:ins>
      <w:r w:rsidR="003A225B" w:rsidRPr="003A225B">
        <w:rPr>
          <w:noProof/>
        </w:rPr>
        <w:t>.</w:t>
      </w:r>
      <w:r w:rsidR="003A225B" w:rsidRPr="003A225B">
        <w:rPr>
          <w:noProof/>
        </w:rPr>
        <w:tab/>
        <w:t>M. B. Jones</w:t>
      </w:r>
      <w:r w:rsidR="003A225B" w:rsidRPr="003A225B">
        <w:rPr>
          <w:i/>
          <w:noProof/>
        </w:rPr>
        <w:t xml:space="preserve"> et al.</w:t>
      </w:r>
      <w:r w:rsidR="003A225B" w:rsidRPr="003A225B">
        <w:rPr>
          <w:noProof/>
        </w:rPr>
        <w:t xml:space="preserve">, Library preparation methodology can influence genomic and functional predictions in human microbiome research. </w:t>
      </w:r>
      <w:r w:rsidR="003A225B" w:rsidRPr="003A225B">
        <w:rPr>
          <w:i/>
          <w:noProof/>
        </w:rPr>
        <w:t>Proc Natl Acad Sci U S A</w:t>
      </w:r>
      <w:r w:rsidR="003A225B" w:rsidRPr="003A225B">
        <w:rPr>
          <w:noProof/>
        </w:rPr>
        <w:t xml:space="preserve"> </w:t>
      </w:r>
      <w:r w:rsidR="003A225B" w:rsidRPr="003A225B">
        <w:rPr>
          <w:b/>
          <w:noProof/>
        </w:rPr>
        <w:t>112</w:t>
      </w:r>
      <w:r w:rsidR="003A225B" w:rsidRPr="003A225B">
        <w:rPr>
          <w:noProof/>
        </w:rPr>
        <w:t>, 14024-14029 (2015).</w:t>
      </w:r>
    </w:p>
    <w:p w14:paraId="63D325E6" w14:textId="05D1BD4D" w:rsidR="003A225B" w:rsidRPr="003A225B" w:rsidRDefault="00A34B22" w:rsidP="003A225B">
      <w:pPr>
        <w:pStyle w:val="EndNoteBibliography"/>
        <w:ind w:left="720" w:hanging="720"/>
        <w:rPr>
          <w:noProof/>
        </w:rPr>
      </w:pPr>
      <w:del w:id="410" w:author="German Uritskiy" w:date="2018-12-19T08:47:00Z">
        <w:r w:rsidRPr="00A34B22">
          <w:rPr>
            <w:noProof/>
          </w:rPr>
          <w:delText>56</w:delText>
        </w:r>
      </w:del>
      <w:ins w:id="411" w:author="German Uritskiy" w:date="2018-12-19T08:47:00Z">
        <w:r w:rsidR="003A225B" w:rsidRPr="003A225B">
          <w:rPr>
            <w:noProof/>
          </w:rPr>
          <w:t>51</w:t>
        </w:r>
      </w:ins>
      <w:r w:rsidR="003A225B" w:rsidRPr="003A225B">
        <w:rPr>
          <w:noProof/>
        </w:rPr>
        <w:t>.</w:t>
      </w:r>
      <w:r w:rsidR="003A225B" w:rsidRPr="003A225B">
        <w:rPr>
          <w:noProof/>
        </w:rPr>
        <w:tab/>
        <w:t xml:space="preserve">J. Tamames, F. Puente-Sanchez, SqueezeM, a highly portable, fully automatic metagenomic analysis pipeline. </w:t>
      </w:r>
      <w:r w:rsidR="003A225B" w:rsidRPr="003A225B">
        <w:rPr>
          <w:i/>
          <w:noProof/>
        </w:rPr>
        <w:t>bioRxiv</w:t>
      </w:r>
      <w:r w:rsidR="003A225B" w:rsidRPr="003A225B">
        <w:rPr>
          <w:noProof/>
        </w:rPr>
        <w:t>,  (2018).</w:t>
      </w:r>
    </w:p>
    <w:p w14:paraId="631A43F1" w14:textId="5A57EBB1" w:rsidR="003A225B" w:rsidRPr="003A225B" w:rsidRDefault="00A34B22" w:rsidP="003A225B">
      <w:pPr>
        <w:pStyle w:val="EndNoteBibliography"/>
        <w:ind w:left="720" w:hanging="720"/>
        <w:rPr>
          <w:ins w:id="412" w:author="German Uritskiy" w:date="2018-12-19T08:47:00Z"/>
          <w:noProof/>
        </w:rPr>
      </w:pPr>
      <w:del w:id="413" w:author="German Uritskiy" w:date="2018-12-19T08:47:00Z">
        <w:r w:rsidRPr="00A34B22">
          <w:rPr>
            <w:noProof/>
          </w:rPr>
          <w:delText>57</w:delText>
        </w:r>
      </w:del>
      <w:ins w:id="414" w:author="German Uritskiy" w:date="2018-12-19T08:47:00Z">
        <w:r w:rsidR="003A225B" w:rsidRPr="003A225B">
          <w:rPr>
            <w:noProof/>
          </w:rPr>
          <w:t>52.</w:t>
        </w:r>
        <w:r w:rsidR="003A225B" w:rsidRPr="003A225B">
          <w:rPr>
            <w:noProof/>
          </w:rPr>
          <w:tab/>
          <w:t xml:space="preserve">J. Brown, M. Pirrung, L. A. McCue, FQC Dashboard: integrates FastQC results into a web-based, interactive, and extensible FASTQ quality control tool. </w:t>
        </w:r>
        <w:r w:rsidR="003A225B" w:rsidRPr="003A225B">
          <w:rPr>
            <w:i/>
            <w:noProof/>
          </w:rPr>
          <w:t>Bioinformatics</w:t>
        </w:r>
        <w:r w:rsidR="003A225B" w:rsidRPr="003A225B">
          <w:rPr>
            <w:noProof/>
          </w:rPr>
          <w:t>,  (2017).</w:t>
        </w:r>
      </w:ins>
    </w:p>
    <w:p w14:paraId="508E9730" w14:textId="77777777" w:rsidR="003A225B" w:rsidRPr="003A225B" w:rsidRDefault="003A225B" w:rsidP="003A225B">
      <w:pPr>
        <w:pStyle w:val="EndNoteBibliography"/>
        <w:ind w:left="720" w:hanging="720"/>
        <w:rPr>
          <w:ins w:id="415" w:author="German Uritskiy" w:date="2018-12-19T08:47:00Z"/>
          <w:noProof/>
        </w:rPr>
      </w:pPr>
      <w:ins w:id="416" w:author="German Uritskiy" w:date="2018-12-19T08:47:00Z">
        <w:r w:rsidRPr="003A225B">
          <w:rPr>
            <w:noProof/>
          </w:rPr>
          <w:t>53.</w:t>
        </w:r>
        <w:r w:rsidRPr="003A225B">
          <w:rPr>
            <w:noProof/>
          </w:rPr>
          <w:tab/>
          <w:t xml:space="preserve">A. Mikheenko, V. Saveliev, A. Gurevich, MetaQUAST: evaluation of metagenome assemblies. </w:t>
        </w:r>
        <w:r w:rsidRPr="003A225B">
          <w:rPr>
            <w:i/>
            <w:noProof/>
          </w:rPr>
          <w:t>Bioinformatics</w:t>
        </w:r>
        <w:r w:rsidRPr="003A225B">
          <w:rPr>
            <w:noProof/>
          </w:rPr>
          <w:t xml:space="preserve"> </w:t>
        </w:r>
        <w:r w:rsidRPr="003A225B">
          <w:rPr>
            <w:b/>
            <w:noProof/>
          </w:rPr>
          <w:t>32</w:t>
        </w:r>
        <w:r w:rsidRPr="003A225B">
          <w:rPr>
            <w:noProof/>
          </w:rPr>
          <w:t>, 1088-1090 (2016).</w:t>
        </w:r>
      </w:ins>
    </w:p>
    <w:p w14:paraId="44F8D5E7" w14:textId="77777777" w:rsidR="003A225B" w:rsidRPr="003A225B" w:rsidRDefault="003A225B" w:rsidP="003A225B">
      <w:pPr>
        <w:pStyle w:val="EndNoteBibliography"/>
        <w:ind w:left="720" w:hanging="720"/>
        <w:rPr>
          <w:noProof/>
        </w:rPr>
      </w:pPr>
      <w:ins w:id="417" w:author="German Uritskiy" w:date="2018-12-19T08:47:00Z">
        <w:r w:rsidRPr="003A225B">
          <w:rPr>
            <w:noProof/>
          </w:rPr>
          <w:t>54</w:t>
        </w:r>
      </w:ins>
      <w:r w:rsidRPr="003A225B">
        <w:rPr>
          <w:noProof/>
        </w:rPr>
        <w:t>.</w:t>
      </w:r>
      <w:r w:rsidRPr="003A225B">
        <w:rPr>
          <w:noProof/>
        </w:rPr>
        <w:tab/>
        <w:t>A. Sczyrba</w:t>
      </w:r>
      <w:r w:rsidRPr="003A225B">
        <w:rPr>
          <w:i/>
          <w:noProof/>
        </w:rPr>
        <w:t xml:space="preserve"> et al.</w:t>
      </w:r>
      <w:r w:rsidRPr="003A225B">
        <w:rPr>
          <w:noProof/>
        </w:rPr>
        <w:t xml:space="preserve">, Critical Assessment of Metagenome Interpretation-a benchmark of metagenomics software. </w:t>
      </w:r>
      <w:r w:rsidRPr="003A225B">
        <w:rPr>
          <w:i/>
          <w:noProof/>
        </w:rPr>
        <w:t>Nat Methods</w:t>
      </w:r>
      <w:r w:rsidRPr="003A225B">
        <w:rPr>
          <w:noProof/>
        </w:rPr>
        <w:t xml:space="preserve"> </w:t>
      </w:r>
      <w:r w:rsidRPr="003A225B">
        <w:rPr>
          <w:b/>
          <w:noProof/>
        </w:rPr>
        <w:t>14</w:t>
      </w:r>
      <w:r w:rsidRPr="003A225B">
        <w:rPr>
          <w:noProof/>
        </w:rPr>
        <w:t>, 1063-1071 (2017).</w:t>
      </w:r>
    </w:p>
    <w:p w14:paraId="4EDD7A35" w14:textId="79F9D265" w:rsidR="003A225B" w:rsidRPr="003A225B" w:rsidRDefault="00A34B22" w:rsidP="003A225B">
      <w:pPr>
        <w:pStyle w:val="EndNoteBibliography"/>
        <w:ind w:left="720" w:hanging="720"/>
        <w:rPr>
          <w:noProof/>
        </w:rPr>
      </w:pPr>
      <w:del w:id="418" w:author="German Uritskiy" w:date="2018-12-19T08:47:00Z">
        <w:r w:rsidRPr="00A34B22">
          <w:rPr>
            <w:noProof/>
          </w:rPr>
          <w:delText>58</w:delText>
        </w:r>
      </w:del>
      <w:ins w:id="419" w:author="German Uritskiy" w:date="2018-12-19T08:47:00Z">
        <w:r w:rsidR="003A225B" w:rsidRPr="003A225B">
          <w:rPr>
            <w:noProof/>
          </w:rPr>
          <w:t>55</w:t>
        </w:r>
      </w:ins>
      <w:r w:rsidR="003A225B" w:rsidRPr="003A225B">
        <w:rPr>
          <w:noProof/>
        </w:rPr>
        <w:t>.</w:t>
      </w:r>
      <w:r w:rsidR="003A225B" w:rsidRPr="003A225B">
        <w:rPr>
          <w:noProof/>
        </w:rPr>
        <w:tab/>
        <w:t xml:space="preserve">S. Nurk, D. Meleshko, A. Korobeynikov, P. A. Pevzner, metaSPAdes: a new versatile metagenomic assembler. </w:t>
      </w:r>
      <w:r w:rsidR="003A225B" w:rsidRPr="003A225B">
        <w:rPr>
          <w:i/>
          <w:noProof/>
        </w:rPr>
        <w:t>Genome Res</w:t>
      </w:r>
      <w:r w:rsidR="003A225B" w:rsidRPr="003A225B">
        <w:rPr>
          <w:noProof/>
        </w:rPr>
        <w:t xml:space="preserve"> </w:t>
      </w:r>
      <w:r w:rsidR="003A225B" w:rsidRPr="003A225B">
        <w:rPr>
          <w:b/>
          <w:noProof/>
        </w:rPr>
        <w:t>27</w:t>
      </w:r>
      <w:r w:rsidR="003A225B" w:rsidRPr="003A225B">
        <w:rPr>
          <w:noProof/>
        </w:rPr>
        <w:t>, 824-834 (2017).</w:t>
      </w:r>
    </w:p>
    <w:p w14:paraId="34B9F19E" w14:textId="00095884" w:rsidR="003A225B" w:rsidRPr="003A225B" w:rsidRDefault="00A34B22" w:rsidP="003A225B">
      <w:pPr>
        <w:pStyle w:val="EndNoteBibliography"/>
        <w:ind w:left="720" w:hanging="720"/>
        <w:rPr>
          <w:noProof/>
        </w:rPr>
      </w:pPr>
      <w:del w:id="420" w:author="German Uritskiy" w:date="2018-12-19T08:47:00Z">
        <w:r w:rsidRPr="00A34B22">
          <w:rPr>
            <w:noProof/>
          </w:rPr>
          <w:delText>59</w:delText>
        </w:r>
      </w:del>
      <w:ins w:id="421" w:author="German Uritskiy" w:date="2018-12-19T08:47:00Z">
        <w:r w:rsidR="003A225B" w:rsidRPr="003A225B">
          <w:rPr>
            <w:noProof/>
          </w:rPr>
          <w:t>56</w:t>
        </w:r>
      </w:ins>
      <w:r w:rsidR="003A225B" w:rsidRPr="003A225B">
        <w:rPr>
          <w:noProof/>
        </w:rPr>
        <w:t>.</w:t>
      </w:r>
      <w:r w:rsidR="003A225B" w:rsidRPr="003A225B">
        <w:rPr>
          <w:noProof/>
        </w:rPr>
        <w:tab/>
        <w:t>D. Li</w:t>
      </w:r>
      <w:r w:rsidR="003A225B" w:rsidRPr="003A225B">
        <w:rPr>
          <w:i/>
          <w:noProof/>
        </w:rPr>
        <w:t xml:space="preserve"> et al.</w:t>
      </w:r>
      <w:r w:rsidR="003A225B" w:rsidRPr="003A225B">
        <w:rPr>
          <w:noProof/>
        </w:rPr>
        <w:t xml:space="preserve">, MEGAHIT v1.0: A fast and scalable metagenome assembler driven by advanced methodologies and community practices. </w:t>
      </w:r>
      <w:r w:rsidR="003A225B" w:rsidRPr="003A225B">
        <w:rPr>
          <w:i/>
          <w:noProof/>
        </w:rPr>
        <w:t>Methods</w:t>
      </w:r>
      <w:r w:rsidR="003A225B" w:rsidRPr="003A225B">
        <w:rPr>
          <w:noProof/>
        </w:rPr>
        <w:t xml:space="preserve"> </w:t>
      </w:r>
      <w:r w:rsidR="003A225B" w:rsidRPr="003A225B">
        <w:rPr>
          <w:b/>
          <w:noProof/>
        </w:rPr>
        <w:t>102</w:t>
      </w:r>
      <w:r w:rsidR="003A225B" w:rsidRPr="003A225B">
        <w:rPr>
          <w:noProof/>
        </w:rPr>
        <w:t>, 3-11 (2016).</w:t>
      </w:r>
    </w:p>
    <w:p w14:paraId="5CEED53F" w14:textId="0195821E" w:rsidR="003A225B" w:rsidRPr="003A225B" w:rsidRDefault="00A34B22" w:rsidP="003A225B">
      <w:pPr>
        <w:pStyle w:val="EndNoteBibliography"/>
        <w:ind w:left="720" w:hanging="720"/>
        <w:rPr>
          <w:noProof/>
        </w:rPr>
      </w:pPr>
      <w:del w:id="422" w:author="German Uritskiy" w:date="2018-12-19T08:47:00Z">
        <w:r w:rsidRPr="00A34B22">
          <w:rPr>
            <w:noProof/>
          </w:rPr>
          <w:lastRenderedPageBreak/>
          <w:delText>60</w:delText>
        </w:r>
      </w:del>
      <w:ins w:id="423" w:author="German Uritskiy" w:date="2018-12-19T08:47:00Z">
        <w:r w:rsidR="003A225B" w:rsidRPr="003A225B">
          <w:rPr>
            <w:noProof/>
          </w:rPr>
          <w:t>57</w:t>
        </w:r>
      </w:ins>
      <w:r w:rsidR="003A225B" w:rsidRPr="003A225B">
        <w:rPr>
          <w:noProof/>
        </w:rPr>
        <w:t>.</w:t>
      </w:r>
      <w:r w:rsidR="003A225B" w:rsidRPr="003A225B">
        <w:rPr>
          <w:noProof/>
        </w:rPr>
        <w:tab/>
        <w:t xml:space="preserve">J. Vollmers, S. Wiegand, A. K. Kaster, Comparing and Evaluating Metagenome Assembly Tools from a Microbiologist's Perspective - Not Only Size Matters! </w:t>
      </w:r>
      <w:r w:rsidR="003A225B" w:rsidRPr="003A225B">
        <w:rPr>
          <w:i/>
          <w:noProof/>
        </w:rPr>
        <w:t>PLoS One</w:t>
      </w:r>
      <w:r w:rsidR="003A225B" w:rsidRPr="003A225B">
        <w:rPr>
          <w:noProof/>
        </w:rPr>
        <w:t xml:space="preserve"> </w:t>
      </w:r>
      <w:r w:rsidR="003A225B" w:rsidRPr="003A225B">
        <w:rPr>
          <w:b/>
          <w:noProof/>
        </w:rPr>
        <w:t>12</w:t>
      </w:r>
      <w:r w:rsidR="003A225B" w:rsidRPr="003A225B">
        <w:rPr>
          <w:noProof/>
        </w:rPr>
        <w:t>, e0169662 (2017).</w:t>
      </w:r>
    </w:p>
    <w:p w14:paraId="679E0545" w14:textId="5FAD7B49" w:rsidR="003A225B" w:rsidRPr="003A225B" w:rsidRDefault="00A34B22" w:rsidP="003A225B">
      <w:pPr>
        <w:pStyle w:val="EndNoteBibliography"/>
        <w:ind w:left="720" w:hanging="720"/>
        <w:rPr>
          <w:noProof/>
        </w:rPr>
      </w:pPr>
      <w:del w:id="424" w:author="German Uritskiy" w:date="2018-12-19T08:47:00Z">
        <w:r w:rsidRPr="00A34B22">
          <w:rPr>
            <w:noProof/>
          </w:rPr>
          <w:delText>61</w:delText>
        </w:r>
      </w:del>
      <w:ins w:id="425" w:author="German Uritskiy" w:date="2018-12-19T08:47:00Z">
        <w:r w:rsidR="003A225B" w:rsidRPr="003A225B">
          <w:rPr>
            <w:noProof/>
          </w:rPr>
          <w:t>58</w:t>
        </w:r>
      </w:ins>
      <w:r w:rsidR="003A225B" w:rsidRPr="003A225B">
        <w:rPr>
          <w:noProof/>
        </w:rPr>
        <w:t>.</w:t>
      </w:r>
      <w:r w:rsidR="003A225B" w:rsidRPr="003A225B">
        <w:rPr>
          <w:noProof/>
        </w:rPr>
        <w:tab/>
        <w:t>D. L. Wheeler</w:t>
      </w:r>
      <w:r w:rsidR="003A225B" w:rsidRPr="003A225B">
        <w:rPr>
          <w:i/>
          <w:noProof/>
        </w:rPr>
        <w:t xml:space="preserve"> et al.</w:t>
      </w:r>
      <w:r w:rsidR="003A225B" w:rsidRPr="003A225B">
        <w:rPr>
          <w:noProof/>
        </w:rPr>
        <w:t xml:space="preserve">, Database resources of the National Center for Biotechnology Information. </w:t>
      </w:r>
      <w:r w:rsidR="003A225B" w:rsidRPr="003A225B">
        <w:rPr>
          <w:i/>
          <w:noProof/>
        </w:rPr>
        <w:t>Nucleic Acids Res</w:t>
      </w:r>
      <w:r w:rsidR="003A225B" w:rsidRPr="003A225B">
        <w:rPr>
          <w:noProof/>
        </w:rPr>
        <w:t xml:space="preserve"> </w:t>
      </w:r>
      <w:r w:rsidR="003A225B" w:rsidRPr="003A225B">
        <w:rPr>
          <w:b/>
          <w:noProof/>
        </w:rPr>
        <w:t>29</w:t>
      </w:r>
      <w:r w:rsidR="003A225B" w:rsidRPr="003A225B">
        <w:rPr>
          <w:noProof/>
        </w:rPr>
        <w:t>, 11-16. (2001).</w:t>
      </w:r>
    </w:p>
    <w:p w14:paraId="57BEDF9A" w14:textId="1D5F8478" w:rsidR="003A225B" w:rsidRPr="003A225B" w:rsidRDefault="00A34B22" w:rsidP="003A225B">
      <w:pPr>
        <w:pStyle w:val="EndNoteBibliography"/>
        <w:ind w:left="720" w:hanging="720"/>
        <w:rPr>
          <w:noProof/>
        </w:rPr>
      </w:pPr>
      <w:del w:id="426" w:author="German Uritskiy" w:date="2018-12-19T08:47:00Z">
        <w:r w:rsidRPr="00A34B22">
          <w:rPr>
            <w:noProof/>
          </w:rPr>
          <w:delText>62</w:delText>
        </w:r>
      </w:del>
      <w:ins w:id="427" w:author="German Uritskiy" w:date="2018-12-19T08:47:00Z">
        <w:r w:rsidR="003A225B" w:rsidRPr="003A225B">
          <w:rPr>
            <w:noProof/>
          </w:rPr>
          <w:t>59</w:t>
        </w:r>
      </w:ins>
      <w:r w:rsidR="003A225B" w:rsidRPr="003A225B">
        <w:rPr>
          <w:noProof/>
        </w:rPr>
        <w:t>.</w:t>
      </w:r>
      <w:r w:rsidR="003A225B" w:rsidRPr="003A225B">
        <w:rPr>
          <w:noProof/>
        </w:rPr>
        <w:tab/>
        <w:t>N. A. O'Leary</w:t>
      </w:r>
      <w:r w:rsidR="003A225B" w:rsidRPr="003A225B">
        <w:rPr>
          <w:i/>
          <w:noProof/>
        </w:rPr>
        <w:t xml:space="preserve"> et al.</w:t>
      </w:r>
      <w:r w:rsidR="003A225B" w:rsidRPr="003A225B">
        <w:rPr>
          <w:noProof/>
        </w:rPr>
        <w:t xml:space="preserve">, Reference sequence (RefSeq) database at NCBI: current status, taxonomic expansion, and functional annotation. </w:t>
      </w:r>
      <w:r w:rsidR="003A225B" w:rsidRPr="003A225B">
        <w:rPr>
          <w:i/>
          <w:noProof/>
        </w:rPr>
        <w:t>Nucleic Acids Res</w:t>
      </w:r>
      <w:r w:rsidR="003A225B" w:rsidRPr="003A225B">
        <w:rPr>
          <w:noProof/>
        </w:rPr>
        <w:t xml:space="preserve"> </w:t>
      </w:r>
      <w:r w:rsidR="003A225B" w:rsidRPr="003A225B">
        <w:rPr>
          <w:b/>
          <w:noProof/>
        </w:rPr>
        <w:t>44</w:t>
      </w:r>
      <w:r w:rsidR="003A225B" w:rsidRPr="003A225B">
        <w:rPr>
          <w:noProof/>
        </w:rPr>
        <w:t>, D733-745 (2016).</w:t>
      </w:r>
    </w:p>
    <w:p w14:paraId="7E41F10A" w14:textId="7469A96F" w:rsidR="003A225B" w:rsidRPr="003A225B" w:rsidRDefault="00A34B22" w:rsidP="003A225B">
      <w:pPr>
        <w:pStyle w:val="EndNoteBibliography"/>
        <w:ind w:left="720" w:hanging="720"/>
        <w:rPr>
          <w:noProof/>
        </w:rPr>
      </w:pPr>
      <w:del w:id="428" w:author="German Uritskiy" w:date="2018-12-19T08:47:00Z">
        <w:r w:rsidRPr="00A34B22">
          <w:rPr>
            <w:noProof/>
          </w:rPr>
          <w:delText>63</w:delText>
        </w:r>
      </w:del>
      <w:ins w:id="429" w:author="German Uritskiy" w:date="2018-12-19T08:47:00Z">
        <w:r w:rsidR="003A225B" w:rsidRPr="003A225B">
          <w:rPr>
            <w:noProof/>
          </w:rPr>
          <w:t>60</w:t>
        </w:r>
      </w:ins>
      <w:r w:rsidR="003A225B" w:rsidRPr="003A225B">
        <w:rPr>
          <w:noProof/>
        </w:rPr>
        <w:t>.</w:t>
      </w:r>
      <w:r w:rsidR="003A225B" w:rsidRPr="003A225B">
        <w:rPr>
          <w:noProof/>
        </w:rPr>
        <w:tab/>
        <w:t xml:space="preserve">Y. Chen, W. Ye, Y. Zhang, Y. Xu, High speed BLASTN: an accelerated MegaBLAST search tool. </w:t>
      </w:r>
      <w:r w:rsidR="003A225B" w:rsidRPr="003A225B">
        <w:rPr>
          <w:i/>
          <w:noProof/>
        </w:rPr>
        <w:t>Nucleic Acids Res</w:t>
      </w:r>
      <w:r w:rsidR="003A225B" w:rsidRPr="003A225B">
        <w:rPr>
          <w:noProof/>
        </w:rPr>
        <w:t xml:space="preserve"> </w:t>
      </w:r>
      <w:r w:rsidR="003A225B" w:rsidRPr="003A225B">
        <w:rPr>
          <w:b/>
          <w:noProof/>
        </w:rPr>
        <w:t>43</w:t>
      </w:r>
      <w:r w:rsidR="003A225B" w:rsidRPr="003A225B">
        <w:rPr>
          <w:noProof/>
        </w:rPr>
        <w:t>, 7762-7768 (2015).</w:t>
      </w:r>
    </w:p>
    <w:p w14:paraId="4E794D2F" w14:textId="14961039" w:rsidR="003A225B" w:rsidRPr="003A225B" w:rsidRDefault="00A34B22" w:rsidP="003A225B">
      <w:pPr>
        <w:pStyle w:val="EndNoteBibliography"/>
        <w:ind w:left="720" w:hanging="720"/>
        <w:rPr>
          <w:noProof/>
        </w:rPr>
      </w:pPr>
      <w:del w:id="430" w:author="German Uritskiy" w:date="2018-12-19T08:47:00Z">
        <w:r w:rsidRPr="00A34B22">
          <w:rPr>
            <w:noProof/>
          </w:rPr>
          <w:delText>64</w:delText>
        </w:r>
      </w:del>
      <w:ins w:id="431" w:author="German Uritskiy" w:date="2018-12-19T08:47:00Z">
        <w:r w:rsidR="003A225B" w:rsidRPr="003A225B">
          <w:rPr>
            <w:noProof/>
          </w:rPr>
          <w:t>61</w:t>
        </w:r>
      </w:ins>
      <w:r w:rsidR="003A225B" w:rsidRPr="003A225B">
        <w:rPr>
          <w:noProof/>
        </w:rPr>
        <w:t>.</w:t>
      </w:r>
      <w:r w:rsidR="003A225B" w:rsidRPr="003A225B">
        <w:rPr>
          <w:noProof/>
        </w:rPr>
        <w:tab/>
        <w:t xml:space="preserve">D. E. Wood, S. L. Salzberg, Kraken: ultrafast metagenomic sequence classification using exact alignments. </w:t>
      </w:r>
      <w:r w:rsidR="003A225B" w:rsidRPr="003A225B">
        <w:rPr>
          <w:i/>
          <w:noProof/>
        </w:rPr>
        <w:t>Genome Biol</w:t>
      </w:r>
      <w:r w:rsidR="003A225B" w:rsidRPr="003A225B">
        <w:rPr>
          <w:noProof/>
        </w:rPr>
        <w:t xml:space="preserve"> </w:t>
      </w:r>
      <w:r w:rsidR="003A225B" w:rsidRPr="003A225B">
        <w:rPr>
          <w:b/>
          <w:noProof/>
        </w:rPr>
        <w:t>15</w:t>
      </w:r>
      <w:r w:rsidR="003A225B" w:rsidRPr="003A225B">
        <w:rPr>
          <w:noProof/>
        </w:rPr>
        <w:t>, R46 (2014).</w:t>
      </w:r>
    </w:p>
    <w:p w14:paraId="09A05F55" w14:textId="5BF908C9" w:rsidR="003A225B" w:rsidRPr="003A225B" w:rsidRDefault="00A34B22" w:rsidP="003A225B">
      <w:pPr>
        <w:pStyle w:val="EndNoteBibliography"/>
        <w:ind w:left="720" w:hanging="720"/>
        <w:rPr>
          <w:noProof/>
        </w:rPr>
      </w:pPr>
      <w:del w:id="432" w:author="German Uritskiy" w:date="2018-12-19T08:47:00Z">
        <w:r w:rsidRPr="00A34B22">
          <w:rPr>
            <w:noProof/>
          </w:rPr>
          <w:delText>65</w:delText>
        </w:r>
      </w:del>
      <w:ins w:id="433" w:author="German Uritskiy" w:date="2018-12-19T08:47:00Z">
        <w:r w:rsidR="003A225B" w:rsidRPr="003A225B">
          <w:rPr>
            <w:noProof/>
          </w:rPr>
          <w:t>62</w:t>
        </w:r>
      </w:ins>
      <w:r w:rsidR="003A225B" w:rsidRPr="003A225B">
        <w:rPr>
          <w:noProof/>
        </w:rPr>
        <w:t>.</w:t>
      </w:r>
      <w:r w:rsidR="003A225B" w:rsidRPr="003A225B">
        <w:rPr>
          <w:noProof/>
        </w:rPr>
        <w:tab/>
        <w:t xml:space="preserve">C. S. Miller, B. J. Baker, B. C. Thomas, S. W. Singer, J. F. Banfield, EMIRGE: reconstruction of full-length ribosomal genes from microbial community short read sequencing data. </w:t>
      </w:r>
      <w:r w:rsidR="003A225B" w:rsidRPr="003A225B">
        <w:rPr>
          <w:i/>
          <w:noProof/>
        </w:rPr>
        <w:t>Genome Biol</w:t>
      </w:r>
      <w:r w:rsidR="003A225B" w:rsidRPr="003A225B">
        <w:rPr>
          <w:noProof/>
        </w:rPr>
        <w:t xml:space="preserve"> </w:t>
      </w:r>
      <w:r w:rsidR="003A225B" w:rsidRPr="003A225B">
        <w:rPr>
          <w:b/>
          <w:noProof/>
        </w:rPr>
        <w:t>12</w:t>
      </w:r>
      <w:r w:rsidR="003A225B" w:rsidRPr="003A225B">
        <w:rPr>
          <w:noProof/>
        </w:rPr>
        <w:t>, R44 (2011).</w:t>
      </w:r>
    </w:p>
    <w:p w14:paraId="0F3F64A8" w14:textId="7BD2FC0E" w:rsidR="003A225B" w:rsidRPr="003A225B" w:rsidRDefault="00A34B22" w:rsidP="003A225B">
      <w:pPr>
        <w:pStyle w:val="EndNoteBibliography"/>
        <w:ind w:left="720" w:hanging="720"/>
        <w:rPr>
          <w:noProof/>
        </w:rPr>
      </w:pPr>
      <w:del w:id="434" w:author="German Uritskiy" w:date="2018-12-19T08:47:00Z">
        <w:r w:rsidRPr="00A34B22">
          <w:rPr>
            <w:noProof/>
          </w:rPr>
          <w:delText>66</w:delText>
        </w:r>
      </w:del>
      <w:ins w:id="435" w:author="German Uritskiy" w:date="2018-12-19T08:47:00Z">
        <w:r w:rsidR="003A225B" w:rsidRPr="003A225B">
          <w:rPr>
            <w:noProof/>
          </w:rPr>
          <w:t>63</w:t>
        </w:r>
      </w:ins>
      <w:r w:rsidR="003A225B" w:rsidRPr="003A225B">
        <w:rPr>
          <w:noProof/>
        </w:rPr>
        <w:t>.</w:t>
      </w:r>
      <w:r w:rsidR="003A225B" w:rsidRPr="003A225B">
        <w:rPr>
          <w:noProof/>
        </w:rPr>
        <w:tab/>
        <w:t>C. Quast</w:t>
      </w:r>
      <w:r w:rsidR="003A225B" w:rsidRPr="003A225B">
        <w:rPr>
          <w:i/>
          <w:noProof/>
        </w:rPr>
        <w:t xml:space="preserve"> et al.</w:t>
      </w:r>
      <w:r w:rsidR="003A225B" w:rsidRPr="003A225B">
        <w:rPr>
          <w:noProof/>
        </w:rPr>
        <w:t xml:space="preserve">, The SILVA ribosomal RNA gene database project: improved data processing and web-based tools. </w:t>
      </w:r>
      <w:r w:rsidR="003A225B" w:rsidRPr="003A225B">
        <w:rPr>
          <w:i/>
          <w:noProof/>
        </w:rPr>
        <w:t>Nucleic Acids Res</w:t>
      </w:r>
      <w:r w:rsidR="003A225B" w:rsidRPr="003A225B">
        <w:rPr>
          <w:noProof/>
        </w:rPr>
        <w:t xml:space="preserve"> </w:t>
      </w:r>
      <w:r w:rsidR="003A225B" w:rsidRPr="003A225B">
        <w:rPr>
          <w:b/>
          <w:noProof/>
        </w:rPr>
        <w:t>41</w:t>
      </w:r>
      <w:r w:rsidR="003A225B" w:rsidRPr="003A225B">
        <w:rPr>
          <w:noProof/>
        </w:rPr>
        <w:t>, D590-596 (2013).</w:t>
      </w:r>
    </w:p>
    <w:p w14:paraId="350F8C88" w14:textId="77777777" w:rsidR="003A225B" w:rsidRPr="003A225B" w:rsidRDefault="003A225B" w:rsidP="003A225B">
      <w:pPr>
        <w:pStyle w:val="EndNoteBibliography"/>
        <w:ind w:left="720" w:hanging="720"/>
        <w:rPr>
          <w:noProof/>
        </w:rPr>
      </w:pPr>
      <w:ins w:id="436" w:author="German Uritskiy" w:date="2018-12-19T08:47:00Z">
        <w:r w:rsidRPr="003A225B">
          <w:rPr>
            <w:noProof/>
          </w:rPr>
          <w:t>64.</w:t>
        </w:r>
      </w:ins>
      <w:moveToRangeStart w:id="437" w:author="German Uritskiy" w:date="2018-12-19T08:47:00Z" w:name="move532972588"/>
      <w:moveTo w:id="438" w:author="German Uritskiy" w:date="2018-12-19T08:47:00Z">
        <w:r w:rsidRPr="003A225B">
          <w:rPr>
            <w:noProof/>
          </w:rPr>
          <w:tab/>
          <w:t>I. A. Chen</w:t>
        </w:r>
        <w:r w:rsidRPr="003A225B">
          <w:rPr>
            <w:i/>
            <w:noProof/>
          </w:rPr>
          <w:t xml:space="preserve"> et al.</w:t>
        </w:r>
        <w:r w:rsidRPr="003A225B">
          <w:rPr>
            <w:noProof/>
          </w:rPr>
          <w:t xml:space="preserve">, IMG/M: integrated genome and metagenome comparative data analysis system. </w:t>
        </w:r>
        <w:r w:rsidRPr="003A225B">
          <w:rPr>
            <w:i/>
            <w:noProof/>
          </w:rPr>
          <w:t>Nucleic Acids Res</w:t>
        </w:r>
        <w:r w:rsidRPr="003A225B">
          <w:rPr>
            <w:noProof/>
          </w:rPr>
          <w:t xml:space="preserve"> </w:t>
        </w:r>
        <w:r w:rsidRPr="003A225B">
          <w:rPr>
            <w:b/>
            <w:noProof/>
          </w:rPr>
          <w:t>45</w:t>
        </w:r>
        <w:r w:rsidRPr="003A225B">
          <w:rPr>
            <w:noProof/>
          </w:rPr>
          <w:t>, D507-D516 (2017).</w:t>
        </w:r>
      </w:moveTo>
    </w:p>
    <w:moveToRangeEnd w:id="437"/>
    <w:p w14:paraId="7AC6B136" w14:textId="681C9AA5" w:rsidR="003A225B" w:rsidRPr="003A225B" w:rsidRDefault="00A34B22" w:rsidP="003A225B">
      <w:pPr>
        <w:pStyle w:val="EndNoteBibliography"/>
        <w:ind w:left="720" w:hanging="720"/>
        <w:rPr>
          <w:noProof/>
        </w:rPr>
      </w:pPr>
      <w:del w:id="439" w:author="German Uritskiy" w:date="2018-12-19T08:47:00Z">
        <w:r w:rsidRPr="00A34B22">
          <w:rPr>
            <w:noProof/>
          </w:rPr>
          <w:delText>67</w:delText>
        </w:r>
      </w:del>
      <w:ins w:id="440" w:author="German Uritskiy" w:date="2018-12-19T08:47:00Z">
        <w:r w:rsidR="003A225B" w:rsidRPr="003A225B">
          <w:rPr>
            <w:noProof/>
          </w:rPr>
          <w:t>65</w:t>
        </w:r>
      </w:ins>
      <w:r w:rsidR="003A225B" w:rsidRPr="003A225B">
        <w:rPr>
          <w:noProof/>
        </w:rPr>
        <w:t>.</w:t>
      </w:r>
      <w:r w:rsidR="003A225B" w:rsidRPr="003A225B">
        <w:rPr>
          <w:noProof/>
        </w:rPr>
        <w:tab/>
        <w:t>S. Abubucker</w:t>
      </w:r>
      <w:r w:rsidR="003A225B" w:rsidRPr="003A225B">
        <w:rPr>
          <w:i/>
          <w:noProof/>
        </w:rPr>
        <w:t xml:space="preserve"> et al.</w:t>
      </w:r>
      <w:r w:rsidR="003A225B" w:rsidRPr="003A225B">
        <w:rPr>
          <w:noProof/>
        </w:rPr>
        <w:t xml:space="preserve">, Metabolic reconstruction for metagenomic data and its application to the human microbiome. </w:t>
      </w:r>
      <w:r w:rsidR="003A225B" w:rsidRPr="003A225B">
        <w:rPr>
          <w:i/>
          <w:noProof/>
        </w:rPr>
        <w:t>PLoS Comput Biol</w:t>
      </w:r>
      <w:r w:rsidR="003A225B" w:rsidRPr="003A225B">
        <w:rPr>
          <w:noProof/>
        </w:rPr>
        <w:t xml:space="preserve"> </w:t>
      </w:r>
      <w:r w:rsidR="003A225B" w:rsidRPr="003A225B">
        <w:rPr>
          <w:b/>
          <w:noProof/>
        </w:rPr>
        <w:t>8</w:t>
      </w:r>
      <w:r w:rsidR="003A225B" w:rsidRPr="003A225B">
        <w:rPr>
          <w:noProof/>
        </w:rPr>
        <w:t>, e1002358 (2012).</w:t>
      </w:r>
    </w:p>
    <w:p w14:paraId="5384195F" w14:textId="77777777" w:rsidR="003A225B" w:rsidRPr="003A225B" w:rsidRDefault="00A34B22" w:rsidP="003A225B">
      <w:pPr>
        <w:pStyle w:val="EndNoteBibliography"/>
        <w:ind w:left="720" w:hanging="720"/>
        <w:rPr>
          <w:noProof/>
        </w:rPr>
      </w:pPr>
      <w:del w:id="441" w:author="German Uritskiy" w:date="2018-12-19T08:47:00Z">
        <w:r w:rsidRPr="00A34B22">
          <w:rPr>
            <w:noProof/>
          </w:rPr>
          <w:delText>68.</w:delText>
        </w:r>
      </w:del>
      <w:moveFromRangeStart w:id="442" w:author="German Uritskiy" w:date="2018-12-19T08:47:00Z" w:name="move532972588"/>
      <w:moveFrom w:id="443" w:author="German Uritskiy" w:date="2018-12-19T08:47:00Z">
        <w:r w:rsidR="003A225B" w:rsidRPr="003A225B">
          <w:rPr>
            <w:noProof/>
          </w:rPr>
          <w:tab/>
          <w:t>I. A. Chen</w:t>
        </w:r>
        <w:r w:rsidR="003A225B" w:rsidRPr="003A225B">
          <w:rPr>
            <w:i/>
            <w:noProof/>
          </w:rPr>
          <w:t xml:space="preserve"> et al.</w:t>
        </w:r>
        <w:r w:rsidR="003A225B" w:rsidRPr="003A225B">
          <w:rPr>
            <w:noProof/>
          </w:rPr>
          <w:t xml:space="preserve">, IMG/M: integrated genome and metagenome comparative data analysis system. </w:t>
        </w:r>
        <w:r w:rsidR="003A225B" w:rsidRPr="003A225B">
          <w:rPr>
            <w:i/>
            <w:noProof/>
          </w:rPr>
          <w:t>Nucleic Acids Res</w:t>
        </w:r>
        <w:r w:rsidR="003A225B" w:rsidRPr="003A225B">
          <w:rPr>
            <w:noProof/>
          </w:rPr>
          <w:t xml:space="preserve"> </w:t>
        </w:r>
        <w:r w:rsidR="003A225B" w:rsidRPr="003A225B">
          <w:rPr>
            <w:b/>
            <w:noProof/>
          </w:rPr>
          <w:t>45</w:t>
        </w:r>
        <w:r w:rsidR="003A225B" w:rsidRPr="003A225B">
          <w:rPr>
            <w:noProof/>
          </w:rPr>
          <w:t>, D507-D516 (2017).</w:t>
        </w:r>
      </w:moveFrom>
    </w:p>
    <w:moveFromRangeEnd w:id="442"/>
    <w:p w14:paraId="5763A1EA" w14:textId="0DCE3326" w:rsidR="003A225B" w:rsidRPr="003A225B" w:rsidRDefault="00A34B22" w:rsidP="003A225B">
      <w:pPr>
        <w:pStyle w:val="EndNoteBibliography"/>
        <w:ind w:left="720" w:hanging="720"/>
        <w:rPr>
          <w:noProof/>
        </w:rPr>
      </w:pPr>
      <w:del w:id="444" w:author="German Uritskiy" w:date="2018-12-19T08:47:00Z">
        <w:r w:rsidRPr="00A34B22">
          <w:rPr>
            <w:noProof/>
          </w:rPr>
          <w:delText>69</w:delText>
        </w:r>
      </w:del>
      <w:ins w:id="445" w:author="German Uritskiy" w:date="2018-12-19T08:47:00Z">
        <w:r w:rsidR="003A225B" w:rsidRPr="003A225B">
          <w:rPr>
            <w:noProof/>
          </w:rPr>
          <w:t>66</w:t>
        </w:r>
      </w:ins>
      <w:r w:rsidR="003A225B" w:rsidRPr="003A225B">
        <w:rPr>
          <w:noProof/>
        </w:rPr>
        <w:t>.</w:t>
      </w:r>
      <w:r w:rsidR="003A225B" w:rsidRPr="003A225B">
        <w:rPr>
          <w:noProof/>
        </w:rPr>
        <w:tab/>
        <w:t>J. Alneberg</w:t>
      </w:r>
      <w:r w:rsidR="003A225B" w:rsidRPr="003A225B">
        <w:rPr>
          <w:i/>
          <w:noProof/>
        </w:rPr>
        <w:t xml:space="preserve"> et al.</w:t>
      </w:r>
      <w:r w:rsidR="003A225B" w:rsidRPr="003A225B">
        <w:rPr>
          <w:noProof/>
        </w:rPr>
        <w:t xml:space="preserve">, Binning metagenomic contigs by coverage and composition. </w:t>
      </w:r>
      <w:r w:rsidR="003A225B" w:rsidRPr="003A225B">
        <w:rPr>
          <w:i/>
          <w:noProof/>
        </w:rPr>
        <w:t>Nat Methods</w:t>
      </w:r>
      <w:r w:rsidR="003A225B" w:rsidRPr="003A225B">
        <w:rPr>
          <w:noProof/>
        </w:rPr>
        <w:t xml:space="preserve"> </w:t>
      </w:r>
      <w:r w:rsidR="003A225B" w:rsidRPr="003A225B">
        <w:rPr>
          <w:b/>
          <w:noProof/>
        </w:rPr>
        <w:t>11</w:t>
      </w:r>
      <w:r w:rsidR="003A225B" w:rsidRPr="003A225B">
        <w:rPr>
          <w:noProof/>
        </w:rPr>
        <w:t>, 1144-1146 (2014).</w:t>
      </w:r>
    </w:p>
    <w:p w14:paraId="6364B61F" w14:textId="3A8CDFEB" w:rsidR="003A225B" w:rsidRPr="003A225B" w:rsidRDefault="00A34B22" w:rsidP="003A225B">
      <w:pPr>
        <w:pStyle w:val="EndNoteBibliography"/>
        <w:ind w:left="720" w:hanging="720"/>
        <w:rPr>
          <w:noProof/>
        </w:rPr>
      </w:pPr>
      <w:del w:id="446" w:author="German Uritskiy" w:date="2018-12-19T08:47:00Z">
        <w:r w:rsidRPr="00A34B22">
          <w:rPr>
            <w:noProof/>
          </w:rPr>
          <w:delText>70</w:delText>
        </w:r>
      </w:del>
      <w:ins w:id="447" w:author="German Uritskiy" w:date="2018-12-19T08:47:00Z">
        <w:r w:rsidR="003A225B" w:rsidRPr="003A225B">
          <w:rPr>
            <w:noProof/>
          </w:rPr>
          <w:t>67</w:t>
        </w:r>
      </w:ins>
      <w:r w:rsidR="003A225B" w:rsidRPr="003A225B">
        <w:rPr>
          <w:noProof/>
        </w:rPr>
        <w:t>.</w:t>
      </w:r>
      <w:r w:rsidR="003A225B" w:rsidRPr="003A225B">
        <w:rPr>
          <w:noProof/>
        </w:rPr>
        <w:tab/>
        <w:t>C. M. K. Sieber</w:t>
      </w:r>
      <w:r w:rsidR="003A225B" w:rsidRPr="003A225B">
        <w:rPr>
          <w:i/>
          <w:noProof/>
        </w:rPr>
        <w:t xml:space="preserve"> et al.</w:t>
      </w:r>
      <w:r w:rsidR="003A225B" w:rsidRPr="003A225B">
        <w:rPr>
          <w:noProof/>
        </w:rPr>
        <w:t xml:space="preserve">, Recovery of genomes from metagenomes via a dereplication, aggregation and scoring strategy. </w:t>
      </w:r>
      <w:r w:rsidR="003A225B" w:rsidRPr="003A225B">
        <w:rPr>
          <w:i/>
          <w:noProof/>
        </w:rPr>
        <w:t>Nat Microbiol</w:t>
      </w:r>
      <w:r w:rsidR="003A225B" w:rsidRPr="003A225B">
        <w:rPr>
          <w:noProof/>
        </w:rPr>
        <w:t>,  (2018).</w:t>
      </w:r>
    </w:p>
    <w:p w14:paraId="00526E55" w14:textId="49770D2B" w:rsidR="003A225B" w:rsidRPr="003A225B" w:rsidRDefault="00A34B22" w:rsidP="003A225B">
      <w:pPr>
        <w:pStyle w:val="EndNoteBibliography"/>
        <w:ind w:left="720" w:hanging="720"/>
        <w:rPr>
          <w:noProof/>
        </w:rPr>
      </w:pPr>
      <w:del w:id="448" w:author="German Uritskiy" w:date="2018-12-19T08:47:00Z">
        <w:r w:rsidRPr="00A34B22">
          <w:rPr>
            <w:noProof/>
          </w:rPr>
          <w:delText>71.</w:delText>
        </w:r>
      </w:del>
      <w:ins w:id="449" w:author="German Uritskiy" w:date="2018-12-19T08:47:00Z">
        <w:r w:rsidR="003A225B" w:rsidRPr="003A225B">
          <w:rPr>
            <w:noProof/>
          </w:rPr>
          <w:t>68.</w:t>
        </w:r>
      </w:ins>
      <w:moveToRangeStart w:id="450" w:author="German Uritskiy" w:date="2018-12-19T08:47:00Z" w:name="move532972578"/>
      <w:moveTo w:id="451" w:author="German Uritskiy" w:date="2018-12-19T08:47:00Z">
        <w:r w:rsidR="003A225B" w:rsidRPr="003A225B">
          <w:rPr>
            <w:noProof/>
          </w:rPr>
          <w:tab/>
          <w:t xml:space="preserve">R. Poretsky, R. L. Rodriguez, C. Luo, D. Tsementzi, K. T. Konstantinidis, Strengths and limitations of 16S rRNA gene amplicon sequencing in revealing temporal microbial community dynamics. </w:t>
        </w:r>
        <w:r w:rsidR="003A225B" w:rsidRPr="003A225B">
          <w:rPr>
            <w:i/>
            <w:noProof/>
          </w:rPr>
          <w:t>PLoS One</w:t>
        </w:r>
        <w:r w:rsidR="003A225B" w:rsidRPr="003A225B">
          <w:rPr>
            <w:noProof/>
          </w:rPr>
          <w:t xml:space="preserve"> </w:t>
        </w:r>
        <w:r w:rsidR="003A225B" w:rsidRPr="003A225B">
          <w:rPr>
            <w:b/>
            <w:noProof/>
          </w:rPr>
          <w:t>9</w:t>
        </w:r>
        <w:r w:rsidR="003A225B" w:rsidRPr="003A225B">
          <w:rPr>
            <w:noProof/>
          </w:rPr>
          <w:t>, e93827 (2014).</w:t>
        </w:r>
      </w:moveTo>
    </w:p>
    <w:moveToRangeEnd w:id="450"/>
    <w:p w14:paraId="57BB28E6" w14:textId="77777777" w:rsidR="003A225B" w:rsidRPr="003A225B" w:rsidRDefault="003A225B" w:rsidP="003A225B">
      <w:pPr>
        <w:pStyle w:val="EndNoteBibliography"/>
        <w:ind w:left="720" w:hanging="720"/>
        <w:rPr>
          <w:noProof/>
        </w:rPr>
      </w:pPr>
      <w:ins w:id="452" w:author="German Uritskiy" w:date="2018-12-19T08:47:00Z">
        <w:r w:rsidRPr="003A225B">
          <w:rPr>
            <w:noProof/>
          </w:rPr>
          <w:t>69.</w:t>
        </w:r>
      </w:ins>
      <w:moveToRangeStart w:id="453" w:author="German Uritskiy" w:date="2018-12-19T08:47:00Z" w:name="move532972579"/>
      <w:moveTo w:id="454" w:author="German Uritskiy" w:date="2018-12-19T08:47:00Z">
        <w:r w:rsidRPr="003A225B">
          <w:rPr>
            <w:noProof/>
          </w:rPr>
          <w:tab/>
          <w:t xml:space="preserve">J. R. White, N. Nagarajan, M. Pop, Statistical methods for detecting differentially abundant features in clinical metagenomic samples. </w:t>
        </w:r>
        <w:r w:rsidRPr="003A225B">
          <w:rPr>
            <w:i/>
            <w:noProof/>
          </w:rPr>
          <w:t>PLoS Comput Biol</w:t>
        </w:r>
        <w:r w:rsidRPr="003A225B">
          <w:rPr>
            <w:noProof/>
          </w:rPr>
          <w:t xml:space="preserve"> </w:t>
        </w:r>
        <w:r w:rsidRPr="003A225B">
          <w:rPr>
            <w:b/>
            <w:noProof/>
          </w:rPr>
          <w:t>5</w:t>
        </w:r>
        <w:r w:rsidRPr="003A225B">
          <w:rPr>
            <w:noProof/>
          </w:rPr>
          <w:t>, e1000352 (2009).</w:t>
        </w:r>
      </w:moveTo>
    </w:p>
    <w:moveToRangeEnd w:id="453"/>
    <w:p w14:paraId="6B5C005D" w14:textId="77777777" w:rsidR="003A225B" w:rsidRPr="003A225B" w:rsidRDefault="003A225B" w:rsidP="003A225B">
      <w:pPr>
        <w:pStyle w:val="EndNoteBibliography"/>
        <w:ind w:left="720" w:hanging="720"/>
        <w:rPr>
          <w:noProof/>
        </w:rPr>
      </w:pPr>
      <w:ins w:id="455" w:author="German Uritskiy" w:date="2018-12-19T08:47:00Z">
        <w:r w:rsidRPr="003A225B">
          <w:rPr>
            <w:noProof/>
          </w:rPr>
          <w:t>70.</w:t>
        </w:r>
      </w:ins>
      <w:moveToRangeStart w:id="456" w:author="German Uritskiy" w:date="2018-12-19T08:47:00Z" w:name="move532972580"/>
      <w:moveTo w:id="457" w:author="German Uritskiy" w:date="2018-12-19T08:47:00Z">
        <w:r w:rsidRPr="003A225B">
          <w:rPr>
            <w:noProof/>
          </w:rPr>
          <w:tab/>
          <w:t>S. Roux</w:t>
        </w:r>
        <w:r w:rsidRPr="003A225B">
          <w:rPr>
            <w:i/>
            <w:noProof/>
          </w:rPr>
          <w:t xml:space="preserve"> et al.</w:t>
        </w:r>
        <w:r w:rsidRPr="003A225B">
          <w:rPr>
            <w:noProof/>
          </w:rPr>
          <w:t xml:space="preserve">, Analysis of metagenomic data reveals common features of halophilic viral communities across continents. </w:t>
        </w:r>
        <w:r w:rsidRPr="003A225B">
          <w:rPr>
            <w:i/>
            <w:noProof/>
          </w:rPr>
          <w:t>Environ Microbiol</w:t>
        </w:r>
        <w:r w:rsidRPr="003A225B">
          <w:rPr>
            <w:noProof/>
          </w:rPr>
          <w:t xml:space="preserve"> </w:t>
        </w:r>
        <w:r w:rsidRPr="003A225B">
          <w:rPr>
            <w:b/>
            <w:noProof/>
          </w:rPr>
          <w:t>18</w:t>
        </w:r>
        <w:r w:rsidRPr="003A225B">
          <w:rPr>
            <w:noProof/>
          </w:rPr>
          <w:t>, 889-903 (2016).</w:t>
        </w:r>
      </w:moveTo>
    </w:p>
    <w:moveToRangeEnd w:id="456"/>
    <w:p w14:paraId="41A9DCDE" w14:textId="77777777" w:rsidR="003A225B" w:rsidRPr="003A225B" w:rsidRDefault="003A225B" w:rsidP="003A225B">
      <w:pPr>
        <w:pStyle w:val="EndNoteBibliography"/>
        <w:ind w:left="720" w:hanging="720"/>
        <w:rPr>
          <w:noProof/>
        </w:rPr>
      </w:pPr>
      <w:ins w:id="458" w:author="German Uritskiy" w:date="2018-12-19T08:47:00Z">
        <w:r w:rsidRPr="003A225B">
          <w:rPr>
            <w:noProof/>
          </w:rPr>
          <w:t>71.</w:t>
        </w:r>
      </w:ins>
      <w:moveToRangeStart w:id="459" w:author="German Uritskiy" w:date="2018-12-19T08:47:00Z" w:name="move532972583"/>
      <w:moveTo w:id="460" w:author="German Uritskiy" w:date="2018-12-19T08:47:00Z">
        <w:r w:rsidRPr="003A225B">
          <w:rPr>
            <w:noProof/>
          </w:rPr>
          <w:tab/>
          <w:t xml:space="preserve">A. G. Moller, C. Liang, Determining virus-host interactions and glycerol metabolism profiles in geographically diverse solar salterns with metagenomics. </w:t>
        </w:r>
        <w:r w:rsidRPr="003A225B">
          <w:rPr>
            <w:i/>
            <w:noProof/>
          </w:rPr>
          <w:t>PeerJ</w:t>
        </w:r>
        <w:r w:rsidRPr="003A225B">
          <w:rPr>
            <w:noProof/>
          </w:rPr>
          <w:t xml:space="preserve"> </w:t>
        </w:r>
        <w:r w:rsidRPr="003A225B">
          <w:rPr>
            <w:b/>
            <w:noProof/>
          </w:rPr>
          <w:t>5</w:t>
        </w:r>
        <w:r w:rsidRPr="003A225B">
          <w:rPr>
            <w:noProof/>
          </w:rPr>
          <w:t>, e2844 (2017).</w:t>
        </w:r>
      </w:moveTo>
    </w:p>
    <w:moveToRangeEnd w:id="459"/>
    <w:p w14:paraId="0C8EFD0E" w14:textId="77777777" w:rsidR="003A225B" w:rsidRPr="003A225B" w:rsidRDefault="003A225B" w:rsidP="003A225B">
      <w:pPr>
        <w:pStyle w:val="EndNoteBibliography"/>
        <w:ind w:left="720" w:hanging="720"/>
        <w:rPr>
          <w:noProof/>
        </w:rPr>
      </w:pPr>
      <w:ins w:id="461" w:author="German Uritskiy" w:date="2018-12-19T08:47:00Z">
        <w:r w:rsidRPr="003A225B">
          <w:rPr>
            <w:noProof/>
          </w:rPr>
          <w:t>72.</w:t>
        </w:r>
      </w:ins>
      <w:moveToRangeStart w:id="462" w:author="German Uritskiy" w:date="2018-12-19T08:47:00Z" w:name="move532972584"/>
      <w:moveTo w:id="463" w:author="German Uritskiy" w:date="2018-12-19T08:47:00Z">
        <w:r w:rsidRPr="003A225B">
          <w:rPr>
            <w:noProof/>
          </w:rPr>
          <w:tab/>
          <w:t>J. A. Kimbrel</w:t>
        </w:r>
        <w:r w:rsidRPr="003A225B">
          <w:rPr>
            <w:i/>
            <w:noProof/>
          </w:rPr>
          <w:t xml:space="preserve"> et al.</w:t>
        </w:r>
        <w:r w:rsidRPr="003A225B">
          <w:rPr>
            <w:noProof/>
          </w:rPr>
          <w:t xml:space="preserve">, Microbial Community Structure and Functional Potential Along a Hypersaline Gradient. </w:t>
        </w:r>
        <w:r w:rsidRPr="003A225B">
          <w:rPr>
            <w:i/>
            <w:noProof/>
          </w:rPr>
          <w:t>Front Microbiol</w:t>
        </w:r>
        <w:r w:rsidRPr="003A225B">
          <w:rPr>
            <w:noProof/>
          </w:rPr>
          <w:t xml:space="preserve"> </w:t>
        </w:r>
        <w:r w:rsidRPr="003A225B">
          <w:rPr>
            <w:b/>
            <w:noProof/>
          </w:rPr>
          <w:t>9</w:t>
        </w:r>
        <w:r w:rsidRPr="003A225B">
          <w:rPr>
            <w:noProof/>
          </w:rPr>
          <w:t>, 1492 (2018).</w:t>
        </w:r>
      </w:moveTo>
    </w:p>
    <w:moveToRangeEnd w:id="462"/>
    <w:p w14:paraId="54B805E0" w14:textId="77777777" w:rsidR="003A225B" w:rsidRPr="003A225B" w:rsidRDefault="003A225B" w:rsidP="003A225B">
      <w:pPr>
        <w:pStyle w:val="EndNoteBibliography"/>
        <w:ind w:left="720" w:hanging="720"/>
        <w:rPr>
          <w:noProof/>
        </w:rPr>
      </w:pPr>
      <w:ins w:id="464" w:author="German Uritskiy" w:date="2018-12-19T08:47:00Z">
        <w:r w:rsidRPr="003A225B">
          <w:rPr>
            <w:noProof/>
          </w:rPr>
          <w:t>73.</w:t>
        </w:r>
      </w:ins>
      <w:moveToRangeStart w:id="465" w:author="German Uritskiy" w:date="2018-12-19T08:47:00Z" w:name="move532972585"/>
      <w:moveTo w:id="466" w:author="German Uritskiy" w:date="2018-12-19T08:47:00Z">
        <w:r w:rsidRPr="003A225B">
          <w:rPr>
            <w:noProof/>
          </w:rPr>
          <w:tab/>
          <w:t>E. A. Becker</w:t>
        </w:r>
        <w:r w:rsidRPr="003A225B">
          <w:rPr>
            <w:i/>
            <w:noProof/>
          </w:rPr>
          <w:t xml:space="preserve"> et al.</w:t>
        </w:r>
        <w:r w:rsidRPr="003A225B">
          <w:rPr>
            <w:noProof/>
          </w:rPr>
          <w:t xml:space="preserve">, Phylogenetically driven sequencing of extremely halophilic archaea reveals strategies for static and dynamic osmo-response. </w:t>
        </w:r>
        <w:r w:rsidRPr="003A225B">
          <w:rPr>
            <w:i/>
            <w:noProof/>
          </w:rPr>
          <w:t>PLoS Genet</w:t>
        </w:r>
        <w:r w:rsidRPr="003A225B">
          <w:rPr>
            <w:noProof/>
          </w:rPr>
          <w:t xml:space="preserve"> </w:t>
        </w:r>
        <w:r w:rsidRPr="003A225B">
          <w:rPr>
            <w:b/>
            <w:noProof/>
          </w:rPr>
          <w:t>10</w:t>
        </w:r>
        <w:r w:rsidRPr="003A225B">
          <w:rPr>
            <w:noProof/>
          </w:rPr>
          <w:t>, e1004784 (2014).</w:t>
        </w:r>
      </w:moveTo>
    </w:p>
    <w:moveToRangeEnd w:id="465"/>
    <w:p w14:paraId="3EBAD7B9" w14:textId="77777777" w:rsidR="003A225B" w:rsidRPr="003A225B" w:rsidRDefault="003A225B" w:rsidP="003A225B">
      <w:pPr>
        <w:pStyle w:val="EndNoteBibliography"/>
        <w:ind w:left="720" w:hanging="720"/>
        <w:rPr>
          <w:noProof/>
        </w:rPr>
      </w:pPr>
      <w:ins w:id="467" w:author="German Uritskiy" w:date="2018-12-19T08:47:00Z">
        <w:r w:rsidRPr="003A225B">
          <w:rPr>
            <w:noProof/>
          </w:rPr>
          <w:t>74</w:t>
        </w:r>
      </w:ins>
      <w:moveToRangeStart w:id="468" w:author="German Uritskiy" w:date="2018-12-19T08:47:00Z" w:name="move532972587"/>
      <w:moveTo w:id="469" w:author="German Uritskiy" w:date="2018-12-19T08:47:00Z">
        <w:r w:rsidRPr="003A225B">
          <w:rPr>
            <w:noProof/>
          </w:rPr>
          <w:t>.</w:t>
        </w:r>
        <w:r w:rsidRPr="003A225B">
          <w:rPr>
            <w:noProof/>
          </w:rPr>
          <w:tab/>
          <w:t xml:space="preserve">L. Solden, K. Lloyd, K. Wrighton, The bright side of microbial dark matter: lessons learned from the uncultivated majority. </w:t>
        </w:r>
        <w:r w:rsidRPr="003A225B">
          <w:rPr>
            <w:i/>
            <w:noProof/>
          </w:rPr>
          <w:t>Curr Opin Microbiol</w:t>
        </w:r>
        <w:r w:rsidRPr="003A225B">
          <w:rPr>
            <w:noProof/>
          </w:rPr>
          <w:t xml:space="preserve"> </w:t>
        </w:r>
        <w:r w:rsidRPr="003A225B">
          <w:rPr>
            <w:b/>
            <w:noProof/>
          </w:rPr>
          <w:t>31</w:t>
        </w:r>
        <w:r w:rsidRPr="003A225B">
          <w:rPr>
            <w:noProof/>
          </w:rPr>
          <w:t>, 217-226 (2016).</w:t>
        </w:r>
      </w:moveTo>
    </w:p>
    <w:moveToRangeEnd w:id="468"/>
    <w:p w14:paraId="799FD86C" w14:textId="77777777" w:rsidR="003A225B" w:rsidRPr="003A225B" w:rsidRDefault="003A225B" w:rsidP="003A225B">
      <w:pPr>
        <w:pStyle w:val="EndNoteBibliography"/>
        <w:ind w:left="720" w:hanging="720"/>
        <w:rPr>
          <w:noProof/>
        </w:rPr>
      </w:pPr>
      <w:ins w:id="470" w:author="German Uritskiy" w:date="2018-12-19T08:47:00Z">
        <w:r w:rsidRPr="003A225B">
          <w:rPr>
            <w:noProof/>
          </w:rPr>
          <w:t>75.</w:t>
        </w:r>
      </w:ins>
      <w:r w:rsidRPr="003A225B">
        <w:rPr>
          <w:noProof/>
        </w:rPr>
        <w:tab/>
        <w:t xml:space="preserve">K. Wommack, E., J. Bhavsar, J. Ravel, Metagenomics: read length matters. </w:t>
      </w:r>
      <w:r w:rsidRPr="003A225B">
        <w:rPr>
          <w:i/>
          <w:noProof/>
        </w:rPr>
        <w:t xml:space="preserve">Appl Environ Microbiol. </w:t>
      </w:r>
      <w:r w:rsidRPr="003A225B">
        <w:rPr>
          <w:b/>
          <w:noProof/>
        </w:rPr>
        <w:t>74</w:t>
      </w:r>
      <w:r w:rsidRPr="003A225B">
        <w:rPr>
          <w:noProof/>
        </w:rPr>
        <w:t>, 1453-1463 (2008).</w:t>
      </w:r>
    </w:p>
    <w:p w14:paraId="6F37CD0F" w14:textId="7740F971" w:rsidR="003A225B" w:rsidRPr="003A225B" w:rsidRDefault="00A34B22" w:rsidP="003A225B">
      <w:pPr>
        <w:pStyle w:val="EndNoteBibliography"/>
        <w:ind w:left="720" w:hanging="720"/>
        <w:rPr>
          <w:noProof/>
        </w:rPr>
      </w:pPr>
      <w:del w:id="471" w:author="German Uritskiy" w:date="2018-12-19T08:47:00Z">
        <w:r w:rsidRPr="00A34B22">
          <w:rPr>
            <w:noProof/>
          </w:rPr>
          <w:lastRenderedPageBreak/>
          <w:delText>72</w:delText>
        </w:r>
      </w:del>
      <w:ins w:id="472" w:author="German Uritskiy" w:date="2018-12-19T08:47:00Z">
        <w:r w:rsidR="003A225B" w:rsidRPr="003A225B">
          <w:rPr>
            <w:noProof/>
          </w:rPr>
          <w:t>76</w:t>
        </w:r>
      </w:ins>
      <w:r w:rsidR="003A225B" w:rsidRPr="003A225B">
        <w:rPr>
          <w:noProof/>
        </w:rPr>
        <w:t>.</w:t>
      </w:r>
      <w:r w:rsidR="003A225B" w:rsidRPr="003A225B">
        <w:rPr>
          <w:noProof/>
        </w:rPr>
        <w:tab/>
        <w:t xml:space="preserve">A. Rhoads, K. F. Au, PacBio Sequencing and Its Applications. </w:t>
      </w:r>
      <w:r w:rsidR="003A225B" w:rsidRPr="003A225B">
        <w:rPr>
          <w:i/>
          <w:noProof/>
        </w:rPr>
        <w:t>Genomics Proteomics Bioinformatics</w:t>
      </w:r>
      <w:r w:rsidR="003A225B" w:rsidRPr="003A225B">
        <w:rPr>
          <w:noProof/>
        </w:rPr>
        <w:t xml:space="preserve"> </w:t>
      </w:r>
      <w:r w:rsidR="003A225B" w:rsidRPr="003A225B">
        <w:rPr>
          <w:b/>
          <w:noProof/>
        </w:rPr>
        <w:t>13</w:t>
      </w:r>
      <w:r w:rsidR="003A225B" w:rsidRPr="003A225B">
        <w:rPr>
          <w:noProof/>
        </w:rPr>
        <w:t>, 278-289 (2015).</w:t>
      </w:r>
    </w:p>
    <w:p w14:paraId="7FFC8A97" w14:textId="12AE678E" w:rsidR="003A225B" w:rsidRPr="003A225B" w:rsidRDefault="00A34B22" w:rsidP="003A225B">
      <w:pPr>
        <w:pStyle w:val="EndNoteBibliography"/>
        <w:ind w:left="720" w:hanging="720"/>
        <w:rPr>
          <w:noProof/>
        </w:rPr>
      </w:pPr>
      <w:del w:id="473" w:author="German Uritskiy" w:date="2018-12-19T08:47:00Z">
        <w:r w:rsidRPr="00A34B22">
          <w:rPr>
            <w:noProof/>
          </w:rPr>
          <w:delText>73</w:delText>
        </w:r>
      </w:del>
      <w:ins w:id="474" w:author="German Uritskiy" w:date="2018-12-19T08:47:00Z">
        <w:r w:rsidR="003A225B" w:rsidRPr="003A225B">
          <w:rPr>
            <w:noProof/>
          </w:rPr>
          <w:t>77</w:t>
        </w:r>
      </w:ins>
      <w:r w:rsidR="003A225B" w:rsidRPr="003A225B">
        <w:rPr>
          <w:noProof/>
        </w:rPr>
        <w:t>.</w:t>
      </w:r>
      <w:r w:rsidR="003A225B" w:rsidRPr="003A225B">
        <w:rPr>
          <w:noProof/>
        </w:rPr>
        <w:tab/>
        <w:t>J. A. Frank</w:t>
      </w:r>
      <w:r w:rsidR="003A225B" w:rsidRPr="003A225B">
        <w:rPr>
          <w:i/>
          <w:noProof/>
        </w:rPr>
        <w:t xml:space="preserve"> et al.</w:t>
      </w:r>
      <w:r w:rsidR="003A225B" w:rsidRPr="003A225B">
        <w:rPr>
          <w:noProof/>
        </w:rPr>
        <w:t xml:space="preserve">, Improved metagenome assemblies and taxonomic binning using long-read circular consensus sequence data. </w:t>
      </w:r>
      <w:r w:rsidR="003A225B" w:rsidRPr="003A225B">
        <w:rPr>
          <w:i/>
          <w:noProof/>
        </w:rPr>
        <w:t>Sci Rep</w:t>
      </w:r>
      <w:r w:rsidR="003A225B" w:rsidRPr="003A225B">
        <w:rPr>
          <w:noProof/>
        </w:rPr>
        <w:t xml:space="preserve"> </w:t>
      </w:r>
      <w:r w:rsidR="003A225B" w:rsidRPr="003A225B">
        <w:rPr>
          <w:b/>
          <w:noProof/>
        </w:rPr>
        <w:t>6</w:t>
      </w:r>
      <w:r w:rsidR="003A225B" w:rsidRPr="003A225B">
        <w:rPr>
          <w:noProof/>
        </w:rPr>
        <w:t>, 25373 (2016).</w:t>
      </w:r>
    </w:p>
    <w:p w14:paraId="27E2933F" w14:textId="47C75DAB" w:rsidR="003A225B" w:rsidRPr="003A225B" w:rsidRDefault="00A34B22" w:rsidP="003A225B">
      <w:pPr>
        <w:pStyle w:val="EndNoteBibliography"/>
        <w:ind w:left="720" w:hanging="720"/>
        <w:rPr>
          <w:noProof/>
        </w:rPr>
      </w:pPr>
      <w:del w:id="475" w:author="German Uritskiy" w:date="2018-12-19T08:47:00Z">
        <w:r w:rsidRPr="00A34B22">
          <w:rPr>
            <w:noProof/>
          </w:rPr>
          <w:delText>74</w:delText>
        </w:r>
      </w:del>
      <w:ins w:id="476" w:author="German Uritskiy" w:date="2018-12-19T08:47:00Z">
        <w:r w:rsidR="003A225B" w:rsidRPr="003A225B">
          <w:rPr>
            <w:noProof/>
          </w:rPr>
          <w:t>78</w:t>
        </w:r>
      </w:ins>
      <w:r w:rsidR="003A225B" w:rsidRPr="003A225B">
        <w:rPr>
          <w:noProof/>
        </w:rPr>
        <w:t>.</w:t>
      </w:r>
      <w:r w:rsidR="003A225B" w:rsidRPr="003A225B">
        <w:rPr>
          <w:noProof/>
        </w:rPr>
        <w:tab/>
        <w:t xml:space="preserve">B. L. Brown, M. Watson, S. S. Minot, M. C. Rivera, R. B. Franklin, MinION nanopore sequencing of environmental metagenomes: a synthetic approach. </w:t>
      </w:r>
      <w:r w:rsidR="003A225B" w:rsidRPr="003A225B">
        <w:rPr>
          <w:i/>
          <w:noProof/>
        </w:rPr>
        <w:t>Gigascience</w:t>
      </w:r>
      <w:r w:rsidR="003A225B" w:rsidRPr="003A225B">
        <w:rPr>
          <w:noProof/>
        </w:rPr>
        <w:t xml:space="preserve"> </w:t>
      </w:r>
      <w:r w:rsidR="003A225B" w:rsidRPr="003A225B">
        <w:rPr>
          <w:b/>
          <w:noProof/>
        </w:rPr>
        <w:t>6</w:t>
      </w:r>
      <w:r w:rsidR="003A225B" w:rsidRPr="003A225B">
        <w:rPr>
          <w:noProof/>
        </w:rPr>
        <w:t>, 1-10 (2017).</w:t>
      </w:r>
    </w:p>
    <w:p w14:paraId="22D030ED" w14:textId="466153F8" w:rsidR="003A225B" w:rsidRPr="003A225B" w:rsidRDefault="00A34B22" w:rsidP="003A225B">
      <w:pPr>
        <w:pStyle w:val="EndNoteBibliography"/>
        <w:ind w:left="720" w:hanging="720"/>
        <w:rPr>
          <w:noProof/>
        </w:rPr>
      </w:pPr>
      <w:del w:id="477" w:author="German Uritskiy" w:date="2018-12-19T08:47:00Z">
        <w:r w:rsidRPr="00A34B22">
          <w:rPr>
            <w:noProof/>
          </w:rPr>
          <w:delText>75</w:delText>
        </w:r>
      </w:del>
      <w:ins w:id="478" w:author="German Uritskiy" w:date="2018-12-19T08:47:00Z">
        <w:r w:rsidR="003A225B" w:rsidRPr="003A225B">
          <w:rPr>
            <w:noProof/>
          </w:rPr>
          <w:t>79</w:t>
        </w:r>
      </w:ins>
      <w:r w:rsidR="003A225B" w:rsidRPr="003A225B">
        <w:rPr>
          <w:noProof/>
        </w:rPr>
        <w:t>.</w:t>
      </w:r>
      <w:r w:rsidR="003A225B" w:rsidRPr="003A225B">
        <w:rPr>
          <w:noProof/>
        </w:rPr>
        <w:tab/>
        <w:t xml:space="preserve">F. J. Rang, W. P. Kloosterman, J. de Ridder, From squiggle to basepair: computational approaches for improving nanopore sequencing read accuracy. </w:t>
      </w:r>
      <w:r w:rsidR="003A225B" w:rsidRPr="003A225B">
        <w:rPr>
          <w:i/>
          <w:noProof/>
        </w:rPr>
        <w:t>Genome Biol</w:t>
      </w:r>
      <w:r w:rsidR="003A225B" w:rsidRPr="003A225B">
        <w:rPr>
          <w:noProof/>
        </w:rPr>
        <w:t xml:space="preserve"> </w:t>
      </w:r>
      <w:r w:rsidR="003A225B" w:rsidRPr="003A225B">
        <w:rPr>
          <w:b/>
          <w:noProof/>
        </w:rPr>
        <w:t>19</w:t>
      </w:r>
      <w:r w:rsidR="003A225B" w:rsidRPr="003A225B">
        <w:rPr>
          <w:noProof/>
        </w:rPr>
        <w:t>, 90 (2018).</w:t>
      </w:r>
    </w:p>
    <w:p w14:paraId="0852FC56" w14:textId="1EDF2BAF" w:rsidR="003A225B" w:rsidRPr="003A225B" w:rsidRDefault="00A34B22" w:rsidP="003A225B">
      <w:pPr>
        <w:pStyle w:val="EndNoteBibliography"/>
        <w:ind w:left="720" w:hanging="720"/>
        <w:rPr>
          <w:noProof/>
        </w:rPr>
      </w:pPr>
      <w:del w:id="479" w:author="German Uritskiy" w:date="2018-12-19T08:47:00Z">
        <w:r w:rsidRPr="00A34B22">
          <w:rPr>
            <w:noProof/>
          </w:rPr>
          <w:delText>76</w:delText>
        </w:r>
      </w:del>
      <w:ins w:id="480" w:author="German Uritskiy" w:date="2018-12-19T08:47:00Z">
        <w:r w:rsidR="003A225B" w:rsidRPr="003A225B">
          <w:rPr>
            <w:noProof/>
          </w:rPr>
          <w:t>80</w:t>
        </w:r>
      </w:ins>
      <w:r w:rsidR="003A225B" w:rsidRPr="003A225B">
        <w:rPr>
          <w:noProof/>
        </w:rPr>
        <w:t>.</w:t>
      </w:r>
      <w:r w:rsidR="003A225B" w:rsidRPr="003A225B">
        <w:rPr>
          <w:noProof/>
        </w:rPr>
        <w:tab/>
        <w:t xml:space="preserve">C. B. Driscoll, T. G. Otten, N. M. Brown, T. W. Dreher, Towards long-read metagenomics: complete assembly of three novel genomes from bacteria dependent on a diazotrophic cyanobacterium in a freshwater lake co-culture. </w:t>
      </w:r>
      <w:r w:rsidR="003A225B" w:rsidRPr="003A225B">
        <w:rPr>
          <w:i/>
          <w:noProof/>
        </w:rPr>
        <w:t>Stand Genomic Sci</w:t>
      </w:r>
      <w:r w:rsidR="003A225B" w:rsidRPr="003A225B">
        <w:rPr>
          <w:noProof/>
        </w:rPr>
        <w:t xml:space="preserve"> </w:t>
      </w:r>
      <w:r w:rsidR="003A225B" w:rsidRPr="003A225B">
        <w:rPr>
          <w:b/>
          <w:noProof/>
        </w:rPr>
        <w:t>12</w:t>
      </w:r>
      <w:r w:rsidR="003A225B" w:rsidRPr="003A225B">
        <w:rPr>
          <w:noProof/>
        </w:rPr>
        <w:t>, 9 (2017).</w:t>
      </w:r>
    </w:p>
    <w:p w14:paraId="73C8127F" w14:textId="729BA333" w:rsidR="003A225B" w:rsidRPr="003A225B" w:rsidRDefault="00A34B22" w:rsidP="003A225B">
      <w:pPr>
        <w:pStyle w:val="EndNoteBibliography"/>
        <w:ind w:left="720" w:hanging="720"/>
        <w:rPr>
          <w:noProof/>
        </w:rPr>
      </w:pPr>
      <w:del w:id="481" w:author="German Uritskiy" w:date="2018-12-19T08:47:00Z">
        <w:r w:rsidRPr="00A34B22">
          <w:rPr>
            <w:noProof/>
          </w:rPr>
          <w:delText>77</w:delText>
        </w:r>
      </w:del>
      <w:ins w:id="482" w:author="German Uritskiy" w:date="2018-12-19T08:47:00Z">
        <w:r w:rsidR="003A225B" w:rsidRPr="003A225B">
          <w:rPr>
            <w:noProof/>
          </w:rPr>
          <w:t>81</w:t>
        </w:r>
      </w:ins>
      <w:r w:rsidR="003A225B" w:rsidRPr="003A225B">
        <w:rPr>
          <w:noProof/>
        </w:rPr>
        <w:t>.</w:t>
      </w:r>
      <w:r w:rsidR="003A225B" w:rsidRPr="003A225B">
        <w:rPr>
          <w:noProof/>
        </w:rPr>
        <w:tab/>
        <w:t>E. Moss</w:t>
      </w:r>
      <w:r w:rsidR="003A225B" w:rsidRPr="003A225B">
        <w:rPr>
          <w:i/>
          <w:noProof/>
        </w:rPr>
        <w:t xml:space="preserve"> et al.</w:t>
      </w:r>
      <w:r w:rsidR="003A225B" w:rsidRPr="003A225B">
        <w:rPr>
          <w:noProof/>
        </w:rPr>
        <w:t xml:space="preserve">, De novo assembly of microbial genomes from human gut metagenomes using barcoded short read sequences. </w:t>
      </w:r>
      <w:r w:rsidR="003A225B" w:rsidRPr="003A225B">
        <w:rPr>
          <w:i/>
          <w:noProof/>
        </w:rPr>
        <w:t>bioRxiv</w:t>
      </w:r>
      <w:r w:rsidR="003A225B" w:rsidRPr="003A225B">
        <w:rPr>
          <w:noProof/>
        </w:rPr>
        <w:t>,  (2017).</w:t>
      </w:r>
    </w:p>
    <w:p w14:paraId="41EE09B2" w14:textId="57D0D86F" w:rsidR="003A225B" w:rsidRPr="003A225B" w:rsidRDefault="00A34B22" w:rsidP="003A225B">
      <w:pPr>
        <w:pStyle w:val="EndNoteBibliography"/>
        <w:ind w:left="720" w:hanging="720"/>
        <w:rPr>
          <w:noProof/>
        </w:rPr>
      </w:pPr>
      <w:del w:id="483" w:author="German Uritskiy" w:date="2018-12-19T08:47:00Z">
        <w:r w:rsidRPr="00A34B22">
          <w:rPr>
            <w:noProof/>
          </w:rPr>
          <w:delText>78</w:delText>
        </w:r>
      </w:del>
      <w:ins w:id="484" w:author="German Uritskiy" w:date="2018-12-19T08:47:00Z">
        <w:r w:rsidR="003A225B" w:rsidRPr="003A225B">
          <w:rPr>
            <w:noProof/>
          </w:rPr>
          <w:t>82</w:t>
        </w:r>
      </w:ins>
      <w:r w:rsidR="003A225B" w:rsidRPr="003A225B">
        <w:rPr>
          <w:noProof/>
        </w:rPr>
        <w:t>.</w:t>
      </w:r>
      <w:r w:rsidR="003A225B" w:rsidRPr="003A225B">
        <w:rPr>
          <w:noProof/>
        </w:rPr>
        <w:tab/>
        <w:t>M. Jain</w:t>
      </w:r>
      <w:r w:rsidR="003A225B" w:rsidRPr="003A225B">
        <w:rPr>
          <w:i/>
          <w:noProof/>
        </w:rPr>
        <w:t xml:space="preserve"> et al.</w:t>
      </w:r>
      <w:r w:rsidR="003A225B" w:rsidRPr="003A225B">
        <w:rPr>
          <w:noProof/>
        </w:rPr>
        <w:t xml:space="preserve">, Nanopore sequencing and assembly of a human genome with ultra-long reads. </w:t>
      </w:r>
      <w:r w:rsidR="003A225B" w:rsidRPr="003A225B">
        <w:rPr>
          <w:i/>
          <w:noProof/>
        </w:rPr>
        <w:t>Nat Biotechnol</w:t>
      </w:r>
      <w:r w:rsidR="003A225B" w:rsidRPr="003A225B">
        <w:rPr>
          <w:noProof/>
        </w:rPr>
        <w:t xml:space="preserve"> </w:t>
      </w:r>
      <w:r w:rsidR="003A225B" w:rsidRPr="003A225B">
        <w:rPr>
          <w:b/>
          <w:noProof/>
        </w:rPr>
        <w:t>36</w:t>
      </w:r>
      <w:r w:rsidR="003A225B" w:rsidRPr="003A225B">
        <w:rPr>
          <w:noProof/>
        </w:rPr>
        <w:t>, 338-345 (2018).</w:t>
      </w:r>
    </w:p>
    <w:p w14:paraId="0C83A5F5" w14:textId="020BEC60" w:rsidR="003A225B" w:rsidRPr="003A225B" w:rsidRDefault="00A34B22" w:rsidP="003A225B">
      <w:pPr>
        <w:pStyle w:val="EndNoteBibliography"/>
        <w:ind w:left="720" w:hanging="720"/>
        <w:rPr>
          <w:noProof/>
        </w:rPr>
      </w:pPr>
      <w:del w:id="485" w:author="German Uritskiy" w:date="2018-12-19T08:47:00Z">
        <w:r w:rsidRPr="00A34B22">
          <w:rPr>
            <w:noProof/>
          </w:rPr>
          <w:delText>79</w:delText>
        </w:r>
      </w:del>
      <w:ins w:id="486" w:author="German Uritskiy" w:date="2018-12-19T08:47:00Z">
        <w:r w:rsidR="003A225B" w:rsidRPr="003A225B">
          <w:rPr>
            <w:noProof/>
          </w:rPr>
          <w:t>83</w:t>
        </w:r>
      </w:ins>
      <w:r w:rsidR="003A225B" w:rsidRPr="003A225B">
        <w:rPr>
          <w:noProof/>
        </w:rPr>
        <w:t>.</w:t>
      </w:r>
      <w:r w:rsidR="003A225B" w:rsidRPr="003A225B">
        <w:rPr>
          <w:noProof/>
        </w:rPr>
        <w:tab/>
        <w:t>M. O. Press</w:t>
      </w:r>
      <w:r w:rsidR="003A225B" w:rsidRPr="003A225B">
        <w:rPr>
          <w:i/>
          <w:noProof/>
        </w:rPr>
        <w:t xml:space="preserve"> et al.</w:t>
      </w:r>
      <w:r w:rsidR="003A225B" w:rsidRPr="003A225B">
        <w:rPr>
          <w:noProof/>
        </w:rPr>
        <w:t xml:space="preserve">, Hi-C deconvolution of a human gut microbiome yields high-quality draft genomes and reveals plasmid-genome interactions. </w:t>
      </w:r>
      <w:r w:rsidR="003A225B" w:rsidRPr="003A225B">
        <w:rPr>
          <w:i/>
          <w:noProof/>
        </w:rPr>
        <w:t>bioRxiv</w:t>
      </w:r>
      <w:r w:rsidR="003A225B" w:rsidRPr="003A225B">
        <w:rPr>
          <w:noProof/>
        </w:rPr>
        <w:t>,  (2017).</w:t>
      </w:r>
    </w:p>
    <w:p w14:paraId="7204C374" w14:textId="1E77CE62" w:rsidR="003A225B" w:rsidRPr="003A225B" w:rsidRDefault="00A34B22" w:rsidP="003A225B">
      <w:pPr>
        <w:pStyle w:val="EndNoteBibliography"/>
        <w:ind w:left="720" w:hanging="720"/>
        <w:rPr>
          <w:noProof/>
        </w:rPr>
      </w:pPr>
      <w:del w:id="487" w:author="German Uritskiy" w:date="2018-12-19T08:47:00Z">
        <w:r w:rsidRPr="00A34B22">
          <w:rPr>
            <w:noProof/>
          </w:rPr>
          <w:delText>80</w:delText>
        </w:r>
      </w:del>
      <w:ins w:id="488" w:author="German Uritskiy" w:date="2018-12-19T08:47:00Z">
        <w:r w:rsidR="003A225B" w:rsidRPr="003A225B">
          <w:rPr>
            <w:noProof/>
          </w:rPr>
          <w:t>84</w:t>
        </w:r>
      </w:ins>
      <w:r w:rsidR="003A225B" w:rsidRPr="003A225B">
        <w:rPr>
          <w:noProof/>
        </w:rPr>
        <w:t>.</w:t>
      </w:r>
      <w:r w:rsidR="003A225B" w:rsidRPr="003A225B">
        <w:rPr>
          <w:noProof/>
        </w:rPr>
        <w:tab/>
        <w:t xml:space="preserve">J. N. Burton, I. Liachko, M. J. Dunham, J. Shendure, Species-level deconvolution of metagenome assemblies with Hi-C-based contact probability maps. </w:t>
      </w:r>
      <w:r w:rsidR="003A225B" w:rsidRPr="003A225B">
        <w:rPr>
          <w:i/>
          <w:noProof/>
        </w:rPr>
        <w:t>G3 (Bethesda)</w:t>
      </w:r>
      <w:r w:rsidR="003A225B" w:rsidRPr="003A225B">
        <w:rPr>
          <w:noProof/>
        </w:rPr>
        <w:t xml:space="preserve"> </w:t>
      </w:r>
      <w:r w:rsidR="003A225B" w:rsidRPr="003A225B">
        <w:rPr>
          <w:b/>
          <w:noProof/>
        </w:rPr>
        <w:t>4</w:t>
      </w:r>
      <w:r w:rsidR="003A225B" w:rsidRPr="003A225B">
        <w:rPr>
          <w:noProof/>
        </w:rPr>
        <w:t>, 1339-1346 (2014).</w:t>
      </w:r>
    </w:p>
    <w:p w14:paraId="153FC0F0" w14:textId="75353F39" w:rsidR="003A225B" w:rsidRPr="003A225B" w:rsidRDefault="00A34B22" w:rsidP="003A225B">
      <w:pPr>
        <w:pStyle w:val="EndNoteBibliography"/>
        <w:ind w:left="720" w:hanging="720"/>
        <w:rPr>
          <w:noProof/>
        </w:rPr>
      </w:pPr>
      <w:del w:id="489" w:author="German Uritskiy" w:date="2018-12-19T08:47:00Z">
        <w:r w:rsidRPr="00A34B22">
          <w:rPr>
            <w:noProof/>
          </w:rPr>
          <w:delText>81</w:delText>
        </w:r>
      </w:del>
      <w:ins w:id="490" w:author="German Uritskiy" w:date="2018-12-19T08:47:00Z">
        <w:r w:rsidR="003A225B" w:rsidRPr="003A225B">
          <w:rPr>
            <w:noProof/>
          </w:rPr>
          <w:t>85</w:t>
        </w:r>
      </w:ins>
      <w:r w:rsidR="003A225B" w:rsidRPr="003A225B">
        <w:rPr>
          <w:noProof/>
        </w:rPr>
        <w:t>.</w:t>
      </w:r>
      <w:r w:rsidR="003A225B" w:rsidRPr="003A225B">
        <w:rPr>
          <w:noProof/>
        </w:rPr>
        <w:tab/>
        <w:t xml:space="preserve">A. Lavelle, H. Sokol, Gut microbiota: Beyond metagenomics, metatranscriptomics illuminates microbiome functionality in IBD. </w:t>
      </w:r>
      <w:r w:rsidR="003A225B" w:rsidRPr="003A225B">
        <w:rPr>
          <w:i/>
          <w:noProof/>
        </w:rPr>
        <w:t>Nat Rev Gastroenterol Hepatol</w:t>
      </w:r>
      <w:r w:rsidR="003A225B" w:rsidRPr="003A225B">
        <w:rPr>
          <w:noProof/>
        </w:rPr>
        <w:t xml:space="preserve"> </w:t>
      </w:r>
      <w:r w:rsidR="003A225B" w:rsidRPr="003A225B">
        <w:rPr>
          <w:b/>
          <w:noProof/>
        </w:rPr>
        <w:t>15</w:t>
      </w:r>
      <w:r w:rsidR="003A225B" w:rsidRPr="003A225B">
        <w:rPr>
          <w:noProof/>
        </w:rPr>
        <w:t>, 193-194 (2018).</w:t>
      </w:r>
    </w:p>
    <w:p w14:paraId="149F9FCB" w14:textId="16C75257" w:rsidR="003A225B" w:rsidRPr="003A225B" w:rsidRDefault="00A34B22" w:rsidP="003A225B">
      <w:pPr>
        <w:pStyle w:val="EndNoteBibliography"/>
        <w:ind w:left="720" w:hanging="720"/>
        <w:rPr>
          <w:noProof/>
        </w:rPr>
      </w:pPr>
      <w:del w:id="491" w:author="German Uritskiy" w:date="2018-12-19T08:47:00Z">
        <w:r w:rsidRPr="00A34B22">
          <w:rPr>
            <w:noProof/>
          </w:rPr>
          <w:delText>82</w:delText>
        </w:r>
      </w:del>
      <w:ins w:id="492" w:author="German Uritskiy" w:date="2018-12-19T08:47:00Z">
        <w:r w:rsidR="003A225B" w:rsidRPr="003A225B">
          <w:rPr>
            <w:noProof/>
          </w:rPr>
          <w:t>86</w:t>
        </w:r>
      </w:ins>
      <w:r w:rsidR="003A225B" w:rsidRPr="003A225B">
        <w:rPr>
          <w:noProof/>
        </w:rPr>
        <w:t>.</w:t>
      </w:r>
      <w:r w:rsidR="003A225B" w:rsidRPr="003A225B">
        <w:rPr>
          <w:noProof/>
        </w:rPr>
        <w:tab/>
        <w:t>M. Ren</w:t>
      </w:r>
      <w:r w:rsidR="003A225B" w:rsidRPr="003A225B">
        <w:rPr>
          <w:i/>
          <w:noProof/>
        </w:rPr>
        <w:t xml:space="preserve"> et al.</w:t>
      </w:r>
      <w:r w:rsidR="003A225B" w:rsidRPr="003A225B">
        <w:rPr>
          <w:noProof/>
        </w:rPr>
        <w:t xml:space="preserve">, Diversity and Contributions to Nitrogen Cycling and Carbon Fixation of Soil Salinity Shaped Microbial Communities in Tarim Basin. </w:t>
      </w:r>
      <w:r w:rsidR="003A225B" w:rsidRPr="003A225B">
        <w:rPr>
          <w:i/>
          <w:noProof/>
        </w:rPr>
        <w:t>Front Microbiol</w:t>
      </w:r>
      <w:r w:rsidR="003A225B" w:rsidRPr="003A225B">
        <w:rPr>
          <w:noProof/>
        </w:rPr>
        <w:t xml:space="preserve"> </w:t>
      </w:r>
      <w:r w:rsidR="003A225B" w:rsidRPr="003A225B">
        <w:rPr>
          <w:b/>
          <w:noProof/>
        </w:rPr>
        <w:t>9</w:t>
      </w:r>
      <w:r w:rsidR="003A225B" w:rsidRPr="003A225B">
        <w:rPr>
          <w:noProof/>
        </w:rPr>
        <w:t>, 431 (2018).</w:t>
      </w:r>
    </w:p>
    <w:p w14:paraId="0CB143A1" w14:textId="77AE84FB" w:rsidR="003A225B" w:rsidRPr="003A225B" w:rsidRDefault="00A34B22" w:rsidP="003A225B">
      <w:pPr>
        <w:pStyle w:val="EndNoteBibliography"/>
        <w:ind w:left="720" w:hanging="720"/>
        <w:rPr>
          <w:noProof/>
        </w:rPr>
      </w:pPr>
      <w:del w:id="493" w:author="German Uritskiy" w:date="2018-12-19T08:47:00Z">
        <w:r w:rsidRPr="00A34B22">
          <w:rPr>
            <w:noProof/>
          </w:rPr>
          <w:delText>83</w:delText>
        </w:r>
      </w:del>
      <w:ins w:id="494" w:author="German Uritskiy" w:date="2018-12-19T08:47:00Z">
        <w:r w:rsidR="003A225B" w:rsidRPr="003A225B">
          <w:rPr>
            <w:noProof/>
          </w:rPr>
          <w:t>87</w:t>
        </w:r>
      </w:ins>
      <w:r w:rsidR="003A225B" w:rsidRPr="003A225B">
        <w:rPr>
          <w:noProof/>
        </w:rPr>
        <w:t>.</w:t>
      </w:r>
      <w:r w:rsidR="003A225B" w:rsidRPr="003A225B">
        <w:rPr>
          <w:noProof/>
        </w:rPr>
        <w:tab/>
        <w:t xml:space="preserve">A. Garoutte, E. Cardenas, J. Tiedje, A. Howe, Methodologies for probing the metatranscriptome of grassland soil. </w:t>
      </w:r>
      <w:r w:rsidR="003A225B" w:rsidRPr="003A225B">
        <w:rPr>
          <w:i/>
          <w:noProof/>
        </w:rPr>
        <w:t>J Microbiol Methods</w:t>
      </w:r>
      <w:r w:rsidR="003A225B" w:rsidRPr="003A225B">
        <w:rPr>
          <w:noProof/>
        </w:rPr>
        <w:t xml:space="preserve"> </w:t>
      </w:r>
      <w:r w:rsidR="003A225B" w:rsidRPr="003A225B">
        <w:rPr>
          <w:b/>
          <w:noProof/>
        </w:rPr>
        <w:t>131</w:t>
      </w:r>
      <w:r w:rsidR="003A225B" w:rsidRPr="003A225B">
        <w:rPr>
          <w:noProof/>
        </w:rPr>
        <w:t>, 122-129 (2016).</w:t>
      </w:r>
    </w:p>
    <w:p w14:paraId="275CEABD" w14:textId="7D3085EB" w:rsidR="003A225B" w:rsidRPr="003A225B" w:rsidRDefault="00A34B22" w:rsidP="003A225B">
      <w:pPr>
        <w:pStyle w:val="EndNoteBibliography"/>
        <w:ind w:left="720" w:hanging="720"/>
        <w:rPr>
          <w:noProof/>
        </w:rPr>
      </w:pPr>
      <w:del w:id="495" w:author="German Uritskiy" w:date="2018-12-19T08:47:00Z">
        <w:r w:rsidRPr="00A34B22">
          <w:rPr>
            <w:noProof/>
          </w:rPr>
          <w:delText>84</w:delText>
        </w:r>
      </w:del>
      <w:ins w:id="496" w:author="German Uritskiy" w:date="2018-12-19T08:47:00Z">
        <w:r w:rsidR="003A225B" w:rsidRPr="003A225B">
          <w:rPr>
            <w:noProof/>
          </w:rPr>
          <w:t>88</w:t>
        </w:r>
      </w:ins>
      <w:r w:rsidR="003A225B" w:rsidRPr="003A225B">
        <w:rPr>
          <w:noProof/>
        </w:rPr>
        <w:t>.</w:t>
      </w:r>
      <w:r w:rsidR="003A225B" w:rsidRPr="003A225B">
        <w:rPr>
          <w:noProof/>
        </w:rPr>
        <w:tab/>
        <w:t xml:space="preserve">Y. Jiang, X. Xiong, J. Danska, J. Parkinson, Metatranscriptomic analysis of diverse microbial communities reveals core metabolic pathways and microbiome-specific functionality. </w:t>
      </w:r>
      <w:r w:rsidR="003A225B" w:rsidRPr="003A225B">
        <w:rPr>
          <w:i/>
          <w:noProof/>
        </w:rPr>
        <w:t>Microbiome</w:t>
      </w:r>
      <w:r w:rsidR="003A225B" w:rsidRPr="003A225B">
        <w:rPr>
          <w:noProof/>
        </w:rPr>
        <w:t xml:space="preserve"> </w:t>
      </w:r>
      <w:r w:rsidR="003A225B" w:rsidRPr="003A225B">
        <w:rPr>
          <w:b/>
          <w:noProof/>
        </w:rPr>
        <w:t>4</w:t>
      </w:r>
      <w:r w:rsidR="003A225B" w:rsidRPr="003A225B">
        <w:rPr>
          <w:noProof/>
        </w:rPr>
        <w:t>, 2 (2016).</w:t>
      </w:r>
    </w:p>
    <w:p w14:paraId="47951697" w14:textId="43E79C1D" w:rsidR="00EC7215" w:rsidRPr="00F1362D" w:rsidRDefault="00EC630F" w:rsidP="0056543E">
      <w:pPr>
        <w:rPr>
          <w:rFonts w:ascii="Times New Roman" w:hAnsi="Times New Roman" w:cs="Times New Roman"/>
        </w:rPr>
      </w:pPr>
      <w:r>
        <w:rPr>
          <w:rFonts w:ascii="Times New Roman" w:hAnsi="Times New Roman" w:cs="Times New Roman"/>
        </w:rPr>
        <w:fldChar w:fldCharType="end"/>
      </w:r>
    </w:p>
    <w:sectPr w:rsidR="00EC7215" w:rsidRPr="00F1362D" w:rsidSect="002D2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51598"/>
    <w:multiLevelType w:val="hybridMultilevel"/>
    <w:tmpl w:val="4CFA9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E939E4"/>
    <w:multiLevelType w:val="hybridMultilevel"/>
    <w:tmpl w:val="276CCB1A"/>
    <w:lvl w:ilvl="0" w:tplc="3C8AF1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6A303A"/>
    <w:multiLevelType w:val="hybridMultilevel"/>
    <w:tmpl w:val="D974D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awrdvfvexr9z1e5pd0p92dt2dzpvp0ezpsr&quot;&gt;My endnore library&lt;record-ids&gt;&lt;item&gt;3008&lt;/item&gt;&lt;item&gt;3616&lt;/item&gt;&lt;item&gt;4306&lt;/item&gt;&lt;item&gt;4575&lt;/item&gt;&lt;item&gt;5386&lt;/item&gt;&lt;item&gt;7113&lt;/item&gt;&lt;item&gt;7118&lt;/item&gt;&lt;item&gt;7612&lt;/item&gt;&lt;item&gt;7683&lt;/item&gt;&lt;item&gt;7687&lt;/item&gt;&lt;item&gt;7777&lt;/item&gt;&lt;item&gt;7985&lt;/item&gt;&lt;item&gt;7989&lt;/item&gt;&lt;item&gt;8231&lt;/item&gt;&lt;item&gt;8373&lt;/item&gt;&lt;item&gt;8424&lt;/item&gt;&lt;item&gt;8425&lt;/item&gt;&lt;item&gt;8428&lt;/item&gt;&lt;item&gt;8441&lt;/item&gt;&lt;item&gt;8449&lt;/item&gt;&lt;item&gt;8453&lt;/item&gt;&lt;item&gt;8460&lt;/item&gt;&lt;item&gt;8488&lt;/item&gt;&lt;item&gt;8491&lt;/item&gt;&lt;item&gt;8563&lt;/item&gt;&lt;item&gt;8565&lt;/item&gt;&lt;item&gt;8570&lt;/item&gt;&lt;item&gt;8575&lt;/item&gt;&lt;item&gt;8580&lt;/item&gt;&lt;item&gt;8776&lt;/item&gt;&lt;item&gt;8819&lt;/item&gt;&lt;item&gt;8824&lt;/item&gt;&lt;item&gt;8828&lt;/item&gt;&lt;item&gt;8909&lt;/item&gt;&lt;item&gt;8910&lt;/item&gt;&lt;item&gt;8911&lt;/item&gt;&lt;item&gt;8913&lt;/item&gt;&lt;item&gt;8914&lt;/item&gt;&lt;item&gt;8915&lt;/item&gt;&lt;item&gt;8916&lt;/item&gt;&lt;item&gt;8924&lt;/item&gt;&lt;item&gt;8925&lt;/item&gt;&lt;item&gt;8926&lt;/item&gt;&lt;item&gt;8928&lt;/item&gt;&lt;item&gt;8929&lt;/item&gt;&lt;item&gt;8930&lt;/item&gt;&lt;item&gt;8931&lt;/item&gt;&lt;item&gt;8932&lt;/item&gt;&lt;item&gt;8933&lt;/item&gt;&lt;item&gt;8934&lt;/item&gt;&lt;item&gt;8936&lt;/item&gt;&lt;item&gt;8937&lt;/item&gt;&lt;item&gt;8938&lt;/item&gt;&lt;item&gt;8939&lt;/item&gt;&lt;item&gt;8940&lt;/item&gt;&lt;item&gt;8944&lt;/item&gt;&lt;item&gt;8945&lt;/item&gt;&lt;item&gt;8946&lt;/item&gt;&lt;item&gt;8947&lt;/item&gt;&lt;item&gt;8948&lt;/item&gt;&lt;item&gt;8949&lt;/item&gt;&lt;item&gt;8950&lt;/item&gt;&lt;item&gt;8952&lt;/item&gt;&lt;item&gt;8953&lt;/item&gt;&lt;item&gt;8954&lt;/item&gt;&lt;item&gt;8955&lt;/item&gt;&lt;item&gt;8959&lt;/item&gt;&lt;item&gt;8960&lt;/item&gt;&lt;item&gt;8963&lt;/item&gt;&lt;item&gt;8989&lt;/item&gt;&lt;item&gt;8990&lt;/item&gt;&lt;item&gt;8991&lt;/item&gt;&lt;item&gt;8992&lt;/item&gt;&lt;item&gt;8993&lt;/item&gt;&lt;item&gt;8994&lt;/item&gt;&lt;item&gt;8995&lt;/item&gt;&lt;item&gt;8996&lt;/item&gt;&lt;item&gt;8997&lt;/item&gt;&lt;item&gt;9000&lt;/item&gt;&lt;item&gt;9001&lt;/item&gt;&lt;item&gt;9003&lt;/item&gt;&lt;item&gt;9004&lt;/item&gt;&lt;item&gt;9005&lt;/item&gt;&lt;item&gt;9006&lt;/item&gt;&lt;item&gt;9007&lt;/item&gt;&lt;item&gt;9009&lt;/item&gt;&lt;item&gt;9011&lt;/item&gt;&lt;item&gt;9019&lt;/item&gt;&lt;/record-ids&gt;&lt;/item&gt;&lt;/Libraries&gt;"/>
  </w:docVars>
  <w:rsids>
    <w:rsidRoot w:val="0056543E"/>
    <w:rsid w:val="000003C8"/>
    <w:rsid w:val="000123A2"/>
    <w:rsid w:val="00012636"/>
    <w:rsid w:val="00013719"/>
    <w:rsid w:val="0002262A"/>
    <w:rsid w:val="00025582"/>
    <w:rsid w:val="00032EE9"/>
    <w:rsid w:val="00042E7D"/>
    <w:rsid w:val="00045EEF"/>
    <w:rsid w:val="00053DE6"/>
    <w:rsid w:val="00063434"/>
    <w:rsid w:val="00074741"/>
    <w:rsid w:val="0007490B"/>
    <w:rsid w:val="000802D7"/>
    <w:rsid w:val="000B7407"/>
    <w:rsid w:val="000D3319"/>
    <w:rsid w:val="000D665F"/>
    <w:rsid w:val="000E3582"/>
    <w:rsid w:val="000F6824"/>
    <w:rsid w:val="000F739F"/>
    <w:rsid w:val="000F78E8"/>
    <w:rsid w:val="001046D4"/>
    <w:rsid w:val="00107CAF"/>
    <w:rsid w:val="00111BD5"/>
    <w:rsid w:val="00115BF5"/>
    <w:rsid w:val="00145712"/>
    <w:rsid w:val="00151307"/>
    <w:rsid w:val="001536EB"/>
    <w:rsid w:val="00153D31"/>
    <w:rsid w:val="00163D88"/>
    <w:rsid w:val="00170F5E"/>
    <w:rsid w:val="00171573"/>
    <w:rsid w:val="001724A9"/>
    <w:rsid w:val="00176718"/>
    <w:rsid w:val="00192B16"/>
    <w:rsid w:val="001966C0"/>
    <w:rsid w:val="00197D09"/>
    <w:rsid w:val="001B13FF"/>
    <w:rsid w:val="001C072D"/>
    <w:rsid w:val="001E0E4F"/>
    <w:rsid w:val="001E2D75"/>
    <w:rsid w:val="001E3732"/>
    <w:rsid w:val="001F1103"/>
    <w:rsid w:val="001F29EC"/>
    <w:rsid w:val="0022014A"/>
    <w:rsid w:val="00221E7D"/>
    <w:rsid w:val="002248A2"/>
    <w:rsid w:val="00233A04"/>
    <w:rsid w:val="0024119C"/>
    <w:rsid w:val="00243ADE"/>
    <w:rsid w:val="002521D7"/>
    <w:rsid w:val="00254F58"/>
    <w:rsid w:val="0025594D"/>
    <w:rsid w:val="00257D2F"/>
    <w:rsid w:val="0026299B"/>
    <w:rsid w:val="00262E75"/>
    <w:rsid w:val="00274516"/>
    <w:rsid w:val="00281EBE"/>
    <w:rsid w:val="00287BC7"/>
    <w:rsid w:val="002952C1"/>
    <w:rsid w:val="002B2FD2"/>
    <w:rsid w:val="002B47DA"/>
    <w:rsid w:val="002B4F12"/>
    <w:rsid w:val="002B72BE"/>
    <w:rsid w:val="002C4B56"/>
    <w:rsid w:val="002D2EC5"/>
    <w:rsid w:val="002E576B"/>
    <w:rsid w:val="002F2178"/>
    <w:rsid w:val="002F446A"/>
    <w:rsid w:val="002F4824"/>
    <w:rsid w:val="003041E0"/>
    <w:rsid w:val="003251B2"/>
    <w:rsid w:val="00327EA7"/>
    <w:rsid w:val="00347D97"/>
    <w:rsid w:val="003753B7"/>
    <w:rsid w:val="00377809"/>
    <w:rsid w:val="003816D7"/>
    <w:rsid w:val="00383736"/>
    <w:rsid w:val="00396BCE"/>
    <w:rsid w:val="003A225B"/>
    <w:rsid w:val="003A4176"/>
    <w:rsid w:val="003A6F28"/>
    <w:rsid w:val="003B0320"/>
    <w:rsid w:val="003B2B2D"/>
    <w:rsid w:val="003B3242"/>
    <w:rsid w:val="003E72D4"/>
    <w:rsid w:val="003F291D"/>
    <w:rsid w:val="00403CDF"/>
    <w:rsid w:val="004040B6"/>
    <w:rsid w:val="004049FF"/>
    <w:rsid w:val="004101A0"/>
    <w:rsid w:val="00421C43"/>
    <w:rsid w:val="00424ADE"/>
    <w:rsid w:val="00426037"/>
    <w:rsid w:val="00434296"/>
    <w:rsid w:val="00441B3F"/>
    <w:rsid w:val="004460A1"/>
    <w:rsid w:val="004465BD"/>
    <w:rsid w:val="0047257C"/>
    <w:rsid w:val="00484732"/>
    <w:rsid w:val="00484CFE"/>
    <w:rsid w:val="004A60E2"/>
    <w:rsid w:val="004A6AF1"/>
    <w:rsid w:val="004C24C7"/>
    <w:rsid w:val="004D3E95"/>
    <w:rsid w:val="004D628A"/>
    <w:rsid w:val="004E2FBC"/>
    <w:rsid w:val="004F2EF3"/>
    <w:rsid w:val="004F710C"/>
    <w:rsid w:val="005101DF"/>
    <w:rsid w:val="00511A55"/>
    <w:rsid w:val="00512296"/>
    <w:rsid w:val="00517702"/>
    <w:rsid w:val="005528F8"/>
    <w:rsid w:val="0056543E"/>
    <w:rsid w:val="005738CB"/>
    <w:rsid w:val="00584541"/>
    <w:rsid w:val="005849D9"/>
    <w:rsid w:val="00593A69"/>
    <w:rsid w:val="005A1561"/>
    <w:rsid w:val="005B394A"/>
    <w:rsid w:val="005B3B7C"/>
    <w:rsid w:val="005B41CE"/>
    <w:rsid w:val="005C69DA"/>
    <w:rsid w:val="005F118E"/>
    <w:rsid w:val="005F6241"/>
    <w:rsid w:val="005F63BB"/>
    <w:rsid w:val="006000AE"/>
    <w:rsid w:val="0060364D"/>
    <w:rsid w:val="00610B08"/>
    <w:rsid w:val="00616410"/>
    <w:rsid w:val="00625435"/>
    <w:rsid w:val="00626E2A"/>
    <w:rsid w:val="00631AF9"/>
    <w:rsid w:val="0063366E"/>
    <w:rsid w:val="006355B4"/>
    <w:rsid w:val="00642386"/>
    <w:rsid w:val="00655091"/>
    <w:rsid w:val="00680004"/>
    <w:rsid w:val="006863E0"/>
    <w:rsid w:val="00690539"/>
    <w:rsid w:val="006916DF"/>
    <w:rsid w:val="006D2101"/>
    <w:rsid w:val="006E5D34"/>
    <w:rsid w:val="0071106A"/>
    <w:rsid w:val="00712EFD"/>
    <w:rsid w:val="007420AC"/>
    <w:rsid w:val="00743D90"/>
    <w:rsid w:val="00754FDE"/>
    <w:rsid w:val="007566DF"/>
    <w:rsid w:val="007579A5"/>
    <w:rsid w:val="00774EAC"/>
    <w:rsid w:val="00780D43"/>
    <w:rsid w:val="007864F2"/>
    <w:rsid w:val="00794FFA"/>
    <w:rsid w:val="007B0A1B"/>
    <w:rsid w:val="007B0BBB"/>
    <w:rsid w:val="007B156B"/>
    <w:rsid w:val="007C31AF"/>
    <w:rsid w:val="007D2D67"/>
    <w:rsid w:val="007D3047"/>
    <w:rsid w:val="007D3656"/>
    <w:rsid w:val="007D4308"/>
    <w:rsid w:val="007E4AA4"/>
    <w:rsid w:val="007E5280"/>
    <w:rsid w:val="00821B3A"/>
    <w:rsid w:val="00822FD6"/>
    <w:rsid w:val="008261EB"/>
    <w:rsid w:val="008300A2"/>
    <w:rsid w:val="008479C1"/>
    <w:rsid w:val="00853C07"/>
    <w:rsid w:val="00857541"/>
    <w:rsid w:val="00884280"/>
    <w:rsid w:val="0088695B"/>
    <w:rsid w:val="00892F97"/>
    <w:rsid w:val="00893492"/>
    <w:rsid w:val="008941E3"/>
    <w:rsid w:val="008C1101"/>
    <w:rsid w:val="008C5C6D"/>
    <w:rsid w:val="008D69BC"/>
    <w:rsid w:val="008D7C19"/>
    <w:rsid w:val="008E13CC"/>
    <w:rsid w:val="008E1F2F"/>
    <w:rsid w:val="008E2089"/>
    <w:rsid w:val="008E522A"/>
    <w:rsid w:val="008E58E6"/>
    <w:rsid w:val="00901A97"/>
    <w:rsid w:val="00904C36"/>
    <w:rsid w:val="00910F50"/>
    <w:rsid w:val="00934808"/>
    <w:rsid w:val="00937AE2"/>
    <w:rsid w:val="009455BA"/>
    <w:rsid w:val="009456FD"/>
    <w:rsid w:val="00962F64"/>
    <w:rsid w:val="00983664"/>
    <w:rsid w:val="00995AF7"/>
    <w:rsid w:val="009A4C56"/>
    <w:rsid w:val="009A72D9"/>
    <w:rsid w:val="009C46F0"/>
    <w:rsid w:val="009C6022"/>
    <w:rsid w:val="009C6622"/>
    <w:rsid w:val="009D0A81"/>
    <w:rsid w:val="009D1563"/>
    <w:rsid w:val="009E0A57"/>
    <w:rsid w:val="00A04615"/>
    <w:rsid w:val="00A05AEF"/>
    <w:rsid w:val="00A11023"/>
    <w:rsid w:val="00A3263C"/>
    <w:rsid w:val="00A34B22"/>
    <w:rsid w:val="00A5654E"/>
    <w:rsid w:val="00A61241"/>
    <w:rsid w:val="00A71197"/>
    <w:rsid w:val="00A76BCD"/>
    <w:rsid w:val="00A842E1"/>
    <w:rsid w:val="00A876BA"/>
    <w:rsid w:val="00AA4005"/>
    <w:rsid w:val="00AB12CC"/>
    <w:rsid w:val="00AB35E9"/>
    <w:rsid w:val="00AD309E"/>
    <w:rsid w:val="00AE4434"/>
    <w:rsid w:val="00AF0831"/>
    <w:rsid w:val="00AF592A"/>
    <w:rsid w:val="00B007E6"/>
    <w:rsid w:val="00B06358"/>
    <w:rsid w:val="00B21892"/>
    <w:rsid w:val="00B4428C"/>
    <w:rsid w:val="00B635D3"/>
    <w:rsid w:val="00B666B9"/>
    <w:rsid w:val="00B873AC"/>
    <w:rsid w:val="00B90195"/>
    <w:rsid w:val="00BA7FBC"/>
    <w:rsid w:val="00BB3D2D"/>
    <w:rsid w:val="00BB711E"/>
    <w:rsid w:val="00BC3E61"/>
    <w:rsid w:val="00BC40C5"/>
    <w:rsid w:val="00BC649F"/>
    <w:rsid w:val="00BE37F6"/>
    <w:rsid w:val="00BE7154"/>
    <w:rsid w:val="00BF3795"/>
    <w:rsid w:val="00BF4351"/>
    <w:rsid w:val="00BF58DC"/>
    <w:rsid w:val="00BF5CE2"/>
    <w:rsid w:val="00C02774"/>
    <w:rsid w:val="00C06D44"/>
    <w:rsid w:val="00C33CF6"/>
    <w:rsid w:val="00C35B94"/>
    <w:rsid w:val="00C403B0"/>
    <w:rsid w:val="00C42BA1"/>
    <w:rsid w:val="00C57E35"/>
    <w:rsid w:val="00C625EE"/>
    <w:rsid w:val="00C75E1E"/>
    <w:rsid w:val="00C75EDF"/>
    <w:rsid w:val="00C827F2"/>
    <w:rsid w:val="00C9166C"/>
    <w:rsid w:val="00CA6784"/>
    <w:rsid w:val="00CB39AD"/>
    <w:rsid w:val="00CB64B8"/>
    <w:rsid w:val="00CC62A5"/>
    <w:rsid w:val="00CC64D6"/>
    <w:rsid w:val="00CD3366"/>
    <w:rsid w:val="00CD5173"/>
    <w:rsid w:val="00CF0708"/>
    <w:rsid w:val="00D01C37"/>
    <w:rsid w:val="00D04349"/>
    <w:rsid w:val="00D044F1"/>
    <w:rsid w:val="00D10440"/>
    <w:rsid w:val="00D129CB"/>
    <w:rsid w:val="00D12E48"/>
    <w:rsid w:val="00D13706"/>
    <w:rsid w:val="00D23C7C"/>
    <w:rsid w:val="00D241C9"/>
    <w:rsid w:val="00D26CD6"/>
    <w:rsid w:val="00D36CE6"/>
    <w:rsid w:val="00D435C3"/>
    <w:rsid w:val="00D575E3"/>
    <w:rsid w:val="00D6190A"/>
    <w:rsid w:val="00D63E12"/>
    <w:rsid w:val="00D63E2B"/>
    <w:rsid w:val="00D67B47"/>
    <w:rsid w:val="00D73BC6"/>
    <w:rsid w:val="00D86202"/>
    <w:rsid w:val="00D90D94"/>
    <w:rsid w:val="00D9778D"/>
    <w:rsid w:val="00D97A46"/>
    <w:rsid w:val="00DA1B6C"/>
    <w:rsid w:val="00DA616F"/>
    <w:rsid w:val="00DB193A"/>
    <w:rsid w:val="00DB1C2C"/>
    <w:rsid w:val="00DB2D05"/>
    <w:rsid w:val="00DB2D5C"/>
    <w:rsid w:val="00DB7DFF"/>
    <w:rsid w:val="00DC0E74"/>
    <w:rsid w:val="00DC3CCB"/>
    <w:rsid w:val="00DC5847"/>
    <w:rsid w:val="00DD5694"/>
    <w:rsid w:val="00DE34FE"/>
    <w:rsid w:val="00DE4827"/>
    <w:rsid w:val="00DF4FB7"/>
    <w:rsid w:val="00E11926"/>
    <w:rsid w:val="00E12A98"/>
    <w:rsid w:val="00E12EDC"/>
    <w:rsid w:val="00E16858"/>
    <w:rsid w:val="00E305F9"/>
    <w:rsid w:val="00E5225A"/>
    <w:rsid w:val="00E52A46"/>
    <w:rsid w:val="00E57653"/>
    <w:rsid w:val="00E60F65"/>
    <w:rsid w:val="00E63B56"/>
    <w:rsid w:val="00E71639"/>
    <w:rsid w:val="00E74147"/>
    <w:rsid w:val="00E805D4"/>
    <w:rsid w:val="00E80C48"/>
    <w:rsid w:val="00E81253"/>
    <w:rsid w:val="00E84EB3"/>
    <w:rsid w:val="00E863B9"/>
    <w:rsid w:val="00EA0977"/>
    <w:rsid w:val="00EA3B41"/>
    <w:rsid w:val="00EB3737"/>
    <w:rsid w:val="00EC063B"/>
    <w:rsid w:val="00EC630F"/>
    <w:rsid w:val="00EC7215"/>
    <w:rsid w:val="00ED11F6"/>
    <w:rsid w:val="00ED2144"/>
    <w:rsid w:val="00ED234C"/>
    <w:rsid w:val="00F10546"/>
    <w:rsid w:val="00F12C86"/>
    <w:rsid w:val="00F1362D"/>
    <w:rsid w:val="00F30500"/>
    <w:rsid w:val="00F313BF"/>
    <w:rsid w:val="00F36179"/>
    <w:rsid w:val="00F40AE8"/>
    <w:rsid w:val="00F5358C"/>
    <w:rsid w:val="00F53643"/>
    <w:rsid w:val="00F67D80"/>
    <w:rsid w:val="00F80E12"/>
    <w:rsid w:val="00F81670"/>
    <w:rsid w:val="00F8508D"/>
    <w:rsid w:val="00FA1681"/>
    <w:rsid w:val="00FA2C8B"/>
    <w:rsid w:val="00FA31C8"/>
    <w:rsid w:val="00FB1FC2"/>
    <w:rsid w:val="00FD239B"/>
    <w:rsid w:val="00FD3A82"/>
    <w:rsid w:val="00FD60B5"/>
    <w:rsid w:val="00FE610E"/>
    <w:rsid w:val="00FF2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F955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43E"/>
    <w:pPr>
      <w:ind w:left="720"/>
      <w:contextualSpacing/>
    </w:pPr>
  </w:style>
  <w:style w:type="table" w:styleId="TableGrid">
    <w:name w:val="Table Grid"/>
    <w:basedOn w:val="TableNormal"/>
    <w:uiPriority w:val="39"/>
    <w:rsid w:val="00BC40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C7215"/>
    <w:pPr>
      <w:jc w:val="center"/>
    </w:pPr>
    <w:rPr>
      <w:rFonts w:ascii="Calibri" w:hAnsi="Calibri"/>
    </w:rPr>
  </w:style>
  <w:style w:type="paragraph" w:customStyle="1" w:styleId="EndNoteBibliography">
    <w:name w:val="EndNote Bibliography"/>
    <w:basedOn w:val="Normal"/>
    <w:rsid w:val="00EC7215"/>
    <w:rPr>
      <w:rFonts w:ascii="Calibri" w:hAnsi="Calibri"/>
    </w:rPr>
  </w:style>
  <w:style w:type="paragraph" w:styleId="BalloonText">
    <w:name w:val="Balloon Text"/>
    <w:basedOn w:val="Normal"/>
    <w:link w:val="BalloonTextChar"/>
    <w:uiPriority w:val="99"/>
    <w:semiHidden/>
    <w:unhideWhenUsed/>
    <w:rsid w:val="008D7C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7C1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4126">
      <w:bodyDiv w:val="1"/>
      <w:marLeft w:val="0"/>
      <w:marRight w:val="0"/>
      <w:marTop w:val="0"/>
      <w:marBottom w:val="0"/>
      <w:divBdr>
        <w:top w:val="none" w:sz="0" w:space="0" w:color="auto"/>
        <w:left w:val="none" w:sz="0" w:space="0" w:color="auto"/>
        <w:bottom w:val="none" w:sz="0" w:space="0" w:color="auto"/>
        <w:right w:val="none" w:sz="0" w:space="0" w:color="auto"/>
      </w:divBdr>
    </w:div>
    <w:div w:id="134883908">
      <w:bodyDiv w:val="1"/>
      <w:marLeft w:val="0"/>
      <w:marRight w:val="0"/>
      <w:marTop w:val="0"/>
      <w:marBottom w:val="0"/>
      <w:divBdr>
        <w:top w:val="none" w:sz="0" w:space="0" w:color="auto"/>
        <w:left w:val="none" w:sz="0" w:space="0" w:color="auto"/>
        <w:bottom w:val="none" w:sz="0" w:space="0" w:color="auto"/>
        <w:right w:val="none" w:sz="0" w:space="0" w:color="auto"/>
      </w:divBdr>
    </w:div>
    <w:div w:id="909540318">
      <w:bodyDiv w:val="1"/>
      <w:marLeft w:val="0"/>
      <w:marRight w:val="0"/>
      <w:marTop w:val="0"/>
      <w:marBottom w:val="0"/>
      <w:divBdr>
        <w:top w:val="none" w:sz="0" w:space="0" w:color="auto"/>
        <w:left w:val="none" w:sz="0" w:space="0" w:color="auto"/>
        <w:bottom w:val="none" w:sz="0" w:space="0" w:color="auto"/>
        <w:right w:val="none" w:sz="0" w:space="0" w:color="auto"/>
      </w:divBdr>
    </w:div>
    <w:div w:id="1511262113">
      <w:bodyDiv w:val="1"/>
      <w:marLeft w:val="0"/>
      <w:marRight w:val="0"/>
      <w:marTop w:val="0"/>
      <w:marBottom w:val="0"/>
      <w:divBdr>
        <w:top w:val="none" w:sz="0" w:space="0" w:color="auto"/>
        <w:left w:val="none" w:sz="0" w:space="0" w:color="auto"/>
        <w:bottom w:val="none" w:sz="0" w:space="0" w:color="auto"/>
        <w:right w:val="none" w:sz="0" w:space="0" w:color="auto"/>
      </w:divBdr>
    </w:div>
    <w:div w:id="1667324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146044-77D8-FC47-A118-646A26F1A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15</Pages>
  <Words>28198</Words>
  <Characters>160733</Characters>
  <Application>Microsoft Macintosh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188554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 Uritskiy</dc:creator>
  <cp:keywords/>
  <dc:description/>
  <cp:lastModifiedBy>German Uritskiy</cp:lastModifiedBy>
  <cp:revision>1</cp:revision>
  <cp:lastPrinted>2018-11-30T18:17:00Z</cp:lastPrinted>
  <dcterms:created xsi:type="dcterms:W3CDTF">2018-10-11T15:08:00Z</dcterms:created>
  <dcterms:modified xsi:type="dcterms:W3CDTF">2018-12-19T13:48:00Z</dcterms:modified>
</cp:coreProperties>
</file>